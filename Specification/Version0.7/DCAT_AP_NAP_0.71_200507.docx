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B0D3F" w:rsidRDefault="009B0D3F" w:rsidP="00BD0B2C">
      <w:pPr>
        <w:pStyle w:val="page1title2"/>
        <w:ind w:left="567"/>
        <w:rPr>
          <w:color w:val="17365D"/>
          <w:sz w:val="60"/>
          <w:szCs w:val="60"/>
          <w:lang w:val="en-US"/>
        </w:rPr>
      </w:pPr>
      <w:r>
        <w:rPr>
          <w:color w:val="17365D"/>
          <w:sz w:val="60"/>
          <w:szCs w:val="60"/>
          <w:lang w:val="en-US"/>
        </w:rPr>
        <w:t>“</w:t>
      </w:r>
      <w:r w:rsidR="00DE5968" w:rsidRPr="00DE5968">
        <w:rPr>
          <w:color w:val="17365D"/>
          <w:sz w:val="60"/>
          <w:szCs w:val="60"/>
          <w:lang w:val="en-US"/>
        </w:rPr>
        <w:t>DCAT-AP</w:t>
      </w:r>
      <w:r>
        <w:rPr>
          <w:color w:val="17365D"/>
          <w:sz w:val="60"/>
          <w:szCs w:val="60"/>
          <w:lang w:val="en-US"/>
        </w:rPr>
        <w:t>.NAP”</w:t>
      </w:r>
    </w:p>
    <w:p w:rsidR="00D63CFF" w:rsidRPr="00DE5968" w:rsidRDefault="009B0D3F" w:rsidP="00BD0B2C">
      <w:pPr>
        <w:pStyle w:val="page1title2"/>
        <w:ind w:left="567"/>
        <w:rPr>
          <w:sz w:val="60"/>
          <w:szCs w:val="60"/>
          <w:lang w:val="en-US"/>
        </w:rPr>
      </w:pPr>
      <w:r>
        <w:rPr>
          <w:color w:val="17365D"/>
          <w:sz w:val="60"/>
          <w:szCs w:val="60"/>
          <w:lang w:val="en-US"/>
        </w:rPr>
        <w:t>A DCAT-AP</w:t>
      </w:r>
      <w:r w:rsidR="00DE5968" w:rsidRPr="00DE5968">
        <w:rPr>
          <w:color w:val="17365D"/>
          <w:sz w:val="60"/>
          <w:szCs w:val="60"/>
          <w:lang w:val="en-US"/>
        </w:rPr>
        <w:t xml:space="preserve"> exten</w:t>
      </w:r>
      <w:r w:rsidR="00DE5968">
        <w:rPr>
          <w:color w:val="17365D"/>
          <w:sz w:val="60"/>
          <w:szCs w:val="60"/>
          <w:lang w:val="en-US"/>
        </w:rPr>
        <w:t xml:space="preserve">sion for </w:t>
      </w:r>
      <w:r>
        <w:rPr>
          <w:color w:val="17365D"/>
          <w:sz w:val="60"/>
          <w:szCs w:val="60"/>
          <w:lang w:val="en-US"/>
        </w:rPr>
        <w:t>Me</w:t>
      </w:r>
      <w:r w:rsidR="00B90853">
        <w:rPr>
          <w:color w:val="17365D"/>
          <w:sz w:val="60"/>
          <w:szCs w:val="60"/>
          <w:lang w:val="en-US"/>
        </w:rPr>
        <w:t>t</w:t>
      </w:r>
      <w:r>
        <w:rPr>
          <w:color w:val="17365D"/>
          <w:sz w:val="60"/>
          <w:szCs w:val="60"/>
          <w:lang w:val="en-US"/>
        </w:rPr>
        <w:t xml:space="preserve">adata in </w:t>
      </w:r>
      <w:r w:rsidR="00DE5968">
        <w:rPr>
          <w:color w:val="17365D"/>
          <w:sz w:val="60"/>
          <w:szCs w:val="60"/>
          <w:lang w:val="en-US"/>
        </w:rPr>
        <w:t>National Access Points</w:t>
      </w:r>
      <w:r w:rsidR="00B82FC7" w:rsidRPr="00DE5968">
        <w:rPr>
          <w:color w:val="17365D"/>
          <w:sz w:val="60"/>
          <w:szCs w:val="60"/>
          <w:lang w:val="en-US"/>
        </w:rPr>
        <w:t xml:space="preserve"> </w:t>
      </w:r>
    </w:p>
    <w:p w:rsidR="00D63CFF" w:rsidRPr="00DE5968" w:rsidRDefault="00D63CFF" w:rsidP="00D63CFF">
      <w:pPr>
        <w:pStyle w:val="page1title2"/>
        <w:rPr>
          <w:lang w:val="en-US"/>
        </w:rPr>
      </w:pPr>
      <w:r w:rsidRPr="00DE5968">
        <w:rPr>
          <w:lang w:val="en-US"/>
        </w:rPr>
        <w:t xml:space="preserve">    </w:t>
      </w:r>
    </w:p>
    <w:p w:rsidR="00E62D1E" w:rsidRPr="00E8059B" w:rsidRDefault="002F6AEE" w:rsidP="00E62D1E">
      <w:pPr>
        <w:pStyle w:val="page1title2"/>
        <w:ind w:left="567"/>
      </w:pPr>
      <w:r w:rsidRPr="00E8059B">
        <w:t xml:space="preserve">Monitoring and Harmonisation of </w:t>
      </w:r>
      <w:r w:rsidR="00E62D1E" w:rsidRPr="00E8059B">
        <w:t>National Access Points in Europe</w:t>
      </w:r>
    </w:p>
    <w:p w:rsidR="00D63CFF" w:rsidRPr="00E8059B" w:rsidRDefault="00D63CFF">
      <w:pPr>
        <w:rPr>
          <w:lang w:val="en-GB"/>
        </w:rPr>
      </w:pPr>
    </w:p>
    <w:tbl>
      <w:tblPr>
        <w:tblW w:w="9721" w:type="dxa"/>
        <w:tblInd w:w="430" w:type="dxa"/>
        <w:tblCellMar>
          <w:left w:w="70" w:type="dxa"/>
          <w:right w:w="70" w:type="dxa"/>
        </w:tblCellMar>
        <w:tblLook w:val="0000"/>
      </w:tblPr>
      <w:tblGrid>
        <w:gridCol w:w="9721"/>
      </w:tblGrid>
      <w:tr w:rsidR="00D63CFF" w:rsidRPr="00950F51" w:rsidTr="008A548D">
        <w:trPr>
          <w:trHeight w:hRule="exact" w:val="866"/>
        </w:trPr>
        <w:tc>
          <w:tcPr>
            <w:tcW w:w="9721" w:type="dxa"/>
          </w:tcPr>
          <w:p w:rsidR="00D63CFF" w:rsidRPr="00E8059B" w:rsidRDefault="00D63CFF" w:rsidP="008A548D">
            <w:pPr>
              <w:tabs>
                <w:tab w:val="left" w:pos="5618"/>
              </w:tabs>
              <w:rPr>
                <w:lang w:val="en-GB"/>
              </w:rPr>
            </w:pPr>
          </w:p>
        </w:tc>
      </w:tr>
      <w:tr w:rsidR="00D63CFF" w:rsidRPr="00950F51" w:rsidTr="008A548D">
        <w:trPr>
          <w:trHeight w:hRule="exact" w:val="2164"/>
        </w:trPr>
        <w:tc>
          <w:tcPr>
            <w:tcW w:w="9721" w:type="dxa"/>
          </w:tcPr>
          <w:p w:rsidR="005111F9" w:rsidRPr="00E8059B" w:rsidRDefault="005111F9" w:rsidP="008A548D">
            <w:pPr>
              <w:tabs>
                <w:tab w:val="left" w:pos="6219"/>
                <w:tab w:val="left" w:pos="7042"/>
                <w:tab w:val="left" w:pos="9110"/>
              </w:tabs>
              <w:rPr>
                <w:lang w:val="en-GB"/>
              </w:rPr>
            </w:pPr>
          </w:p>
          <w:p w:rsidR="00D63CFF" w:rsidRPr="00E8059B" w:rsidRDefault="00D63CFF" w:rsidP="005111F9">
            <w:pPr>
              <w:jc w:val="center"/>
              <w:rPr>
                <w:lang w:val="en-GB"/>
              </w:rPr>
            </w:pPr>
          </w:p>
        </w:tc>
      </w:tr>
      <w:tr w:rsidR="00D63CFF" w:rsidRPr="00E8059B" w:rsidTr="008A548D">
        <w:trPr>
          <w:trHeight w:hRule="exact" w:val="3407"/>
        </w:trPr>
        <w:tc>
          <w:tcPr>
            <w:tcW w:w="9721" w:type="dxa"/>
          </w:tcPr>
          <w:p w:rsidR="00D63CFF" w:rsidRPr="00E8059B" w:rsidRDefault="00D63CFF" w:rsidP="008A548D">
            <w:pPr>
              <w:pStyle w:val="page1title4"/>
              <w:ind w:left="0"/>
            </w:pPr>
          </w:p>
          <w:p w:rsidR="00D63CFF" w:rsidRPr="00E8059B" w:rsidRDefault="00D63CFF" w:rsidP="008A548D">
            <w:pPr>
              <w:pStyle w:val="page1title4"/>
            </w:pPr>
            <w:r w:rsidRPr="00E8059B">
              <w:t xml:space="preserve">Version: </w:t>
            </w:r>
            <w:r w:rsidR="00DE5968">
              <w:t>0.</w:t>
            </w:r>
            <w:r w:rsidR="007531BD">
              <w:t>7</w:t>
            </w:r>
          </w:p>
          <w:p w:rsidR="00D63CFF" w:rsidRPr="00E8059B" w:rsidRDefault="00D63CFF" w:rsidP="008A548D">
            <w:pPr>
              <w:rPr>
                <w:lang w:val="en-GB"/>
              </w:rPr>
            </w:pPr>
          </w:p>
          <w:p w:rsidR="00D63CFF" w:rsidRPr="00E8059B" w:rsidRDefault="00D63CFF" w:rsidP="007531BD">
            <w:pPr>
              <w:pStyle w:val="page1title4"/>
            </w:pPr>
            <w:r w:rsidRPr="00E8059B">
              <w:t xml:space="preserve">Date: </w:t>
            </w:r>
            <w:r w:rsidR="007531BD">
              <w:t>April</w:t>
            </w:r>
            <w:r w:rsidR="00E76794">
              <w:t xml:space="preserve"> </w:t>
            </w:r>
            <w:r w:rsidR="007531BD">
              <w:t>09</w:t>
            </w:r>
            <w:r w:rsidR="00E76794">
              <w:t xml:space="preserve"> </w:t>
            </w:r>
            <w:r w:rsidR="00B82FC7">
              <w:t>, 20</w:t>
            </w:r>
            <w:r w:rsidR="00DE5968">
              <w:t>20</w:t>
            </w:r>
          </w:p>
        </w:tc>
      </w:tr>
    </w:tbl>
    <w:p w:rsidR="00BF0A93" w:rsidRPr="00E8059B" w:rsidRDefault="00711AF0">
      <w:pPr>
        <w:rPr>
          <w:lang w:val="en-GB"/>
        </w:rPr>
        <w:sectPr w:rsidR="00BF0A93" w:rsidRPr="00E8059B" w:rsidSect="00177233">
          <w:headerReference w:type="even" r:id="rId8"/>
          <w:headerReference w:type="default" r:id="rId9"/>
          <w:footerReference w:type="default" r:id="rId10"/>
          <w:headerReference w:type="first" r:id="rId11"/>
          <w:footerReference w:type="first" r:id="rId12"/>
          <w:pgSz w:w="11907" w:h="16839" w:code="9"/>
          <w:pgMar w:top="2733" w:right="539" w:bottom="1077" w:left="873" w:header="720" w:footer="720" w:gutter="0"/>
          <w:cols w:space="720"/>
          <w:noEndnote/>
        </w:sectPr>
      </w:pPr>
      <w:r w:rsidRPr="00E8059B">
        <w:rPr>
          <w:noProof/>
          <w:lang w:val="de-DE" w:eastAsia="de-DE"/>
        </w:rPr>
        <w:drawing>
          <wp:anchor distT="0" distB="0" distL="114300" distR="114300" simplePos="0" relativeHeight="251657728" behindDoc="1" locked="0" layoutInCell="1" allowOverlap="1">
            <wp:simplePos x="0" y="0"/>
            <wp:positionH relativeFrom="column">
              <wp:posOffset>293370</wp:posOffset>
            </wp:positionH>
            <wp:positionV relativeFrom="paragraph">
              <wp:posOffset>7548880</wp:posOffset>
            </wp:positionV>
            <wp:extent cx="6057900" cy="403860"/>
            <wp:effectExtent l="0" t="0" r="12700" b="2540"/>
            <wp:wrapNone/>
            <wp:docPr id="136" name="Afbeelding 136" descr="easyway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asyway_footer"/>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7900" cy="403860"/>
                    </a:xfrm>
                    <a:prstGeom prst="rect">
                      <a:avLst/>
                    </a:prstGeom>
                    <a:noFill/>
                    <a:ln>
                      <a:noFill/>
                    </a:ln>
                  </pic:spPr>
                </pic:pic>
              </a:graphicData>
            </a:graphic>
          </wp:anchor>
        </w:drawing>
      </w:r>
    </w:p>
    <w:p w:rsidR="009C51B8" w:rsidRPr="00E8059B" w:rsidRDefault="009C51B8" w:rsidP="009C51B8">
      <w:pPr>
        <w:pStyle w:val="berschrift1"/>
        <w:numPr>
          <w:ilvl w:val="0"/>
          <w:numId w:val="0"/>
        </w:numPr>
        <w:ind w:left="2041"/>
        <w:rPr>
          <w:color w:val="1F497D"/>
        </w:rPr>
      </w:pPr>
      <w:bookmarkStart w:id="0" w:name="_Toc37349934"/>
      <w:r w:rsidRPr="00E8059B">
        <w:rPr>
          <w:color w:val="1F497D"/>
        </w:rPr>
        <w:lastRenderedPageBreak/>
        <w:t>Document Information</w:t>
      </w:r>
      <w:bookmarkEnd w:id="0"/>
    </w:p>
    <w:p w:rsidR="009C51B8" w:rsidRPr="00E8059B" w:rsidRDefault="009C51B8" w:rsidP="009C51B8">
      <w:pPr>
        <w:pStyle w:val="NormalCarattere"/>
        <w:rPr>
          <w:b/>
        </w:rPr>
      </w:pPr>
      <w:r w:rsidRPr="00E8059B">
        <w:rPr>
          <w:b/>
        </w:rPr>
        <w:t>Authors</w:t>
      </w: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35"/>
        <w:gridCol w:w="4394"/>
      </w:tblGrid>
      <w:tr w:rsidR="009C51B8" w:rsidRPr="00E8059B">
        <w:tc>
          <w:tcPr>
            <w:tcW w:w="2835" w:type="dxa"/>
            <w:tcMar>
              <w:top w:w="28" w:type="dxa"/>
              <w:bottom w:w="28" w:type="dxa"/>
            </w:tcMar>
          </w:tcPr>
          <w:p w:rsidR="009C51B8" w:rsidRPr="00E8059B" w:rsidRDefault="009C51B8" w:rsidP="00A80F0C">
            <w:pPr>
              <w:pStyle w:val="Tabletitle"/>
              <w:jc w:val="center"/>
              <w:rPr>
                <w:lang w:val="en-GB"/>
              </w:rPr>
            </w:pPr>
            <w:r w:rsidRPr="00E8059B">
              <w:rPr>
                <w:lang w:val="en-GB"/>
              </w:rPr>
              <w:t>Name</w:t>
            </w:r>
          </w:p>
        </w:tc>
        <w:tc>
          <w:tcPr>
            <w:tcW w:w="4394" w:type="dxa"/>
            <w:tcMar>
              <w:top w:w="28" w:type="dxa"/>
              <w:bottom w:w="28" w:type="dxa"/>
            </w:tcMar>
          </w:tcPr>
          <w:p w:rsidR="009C51B8" w:rsidRPr="00E8059B" w:rsidRDefault="009C51B8" w:rsidP="00A80F0C">
            <w:pPr>
              <w:pStyle w:val="Tabletitle"/>
              <w:jc w:val="center"/>
              <w:rPr>
                <w:lang w:val="en-GB"/>
              </w:rPr>
            </w:pPr>
            <w:r w:rsidRPr="00E8059B">
              <w:rPr>
                <w:lang w:val="en-GB"/>
              </w:rPr>
              <w:t>Organisation</w:t>
            </w:r>
          </w:p>
        </w:tc>
      </w:tr>
      <w:tr w:rsidR="006A3622" w:rsidRPr="00E8059B">
        <w:tc>
          <w:tcPr>
            <w:tcW w:w="2835" w:type="dxa"/>
            <w:tcMar>
              <w:top w:w="28" w:type="dxa"/>
              <w:bottom w:w="28" w:type="dxa"/>
            </w:tcMar>
          </w:tcPr>
          <w:p w:rsidR="006A3622" w:rsidRPr="00E8059B" w:rsidRDefault="006A3622" w:rsidP="00406ADD">
            <w:pPr>
              <w:pStyle w:val="Tabletext"/>
              <w:rPr>
                <w:lang w:val="en-GB"/>
              </w:rPr>
            </w:pPr>
            <w:r w:rsidRPr="00E8059B">
              <w:rPr>
                <w:lang w:val="en-GB"/>
              </w:rPr>
              <w:t>Peter Lubrich</w:t>
            </w:r>
          </w:p>
        </w:tc>
        <w:tc>
          <w:tcPr>
            <w:tcW w:w="4394" w:type="dxa"/>
            <w:tcMar>
              <w:top w:w="28" w:type="dxa"/>
              <w:bottom w:w="28" w:type="dxa"/>
            </w:tcMar>
          </w:tcPr>
          <w:p w:rsidR="006A3622" w:rsidRPr="00E8059B" w:rsidRDefault="006A3622" w:rsidP="00406ADD">
            <w:pPr>
              <w:pStyle w:val="Tabletext"/>
              <w:rPr>
                <w:lang w:val="en-GB"/>
              </w:rPr>
            </w:pPr>
            <w:r w:rsidRPr="00E8059B">
              <w:rPr>
                <w:lang w:val="en-GB"/>
              </w:rPr>
              <w:t>BASt (D</w:t>
            </w:r>
            <w:r w:rsidR="00B82FC7">
              <w:rPr>
                <w:lang w:val="en-GB"/>
              </w:rPr>
              <w:t>E</w:t>
            </w:r>
            <w:r w:rsidRPr="00E8059B">
              <w:rPr>
                <w:lang w:val="en-GB"/>
              </w:rPr>
              <w:t>)</w:t>
            </w:r>
          </w:p>
        </w:tc>
      </w:tr>
      <w:tr w:rsidR="00B82FC7" w:rsidRPr="00E8059B" w:rsidTr="00D35B75">
        <w:tc>
          <w:tcPr>
            <w:tcW w:w="2835" w:type="dxa"/>
            <w:tcMar>
              <w:top w:w="28" w:type="dxa"/>
              <w:bottom w:w="28" w:type="dxa"/>
            </w:tcMar>
          </w:tcPr>
          <w:p w:rsidR="00B82FC7" w:rsidRPr="00E8059B" w:rsidRDefault="00DE5968" w:rsidP="00B82FC7">
            <w:pPr>
              <w:pStyle w:val="Tabletext"/>
              <w:rPr>
                <w:lang w:val="en-GB"/>
              </w:rPr>
            </w:pPr>
            <w:r>
              <w:rPr>
                <w:lang w:val="en-GB"/>
              </w:rPr>
              <w:t>Jörg Freudenstein</w:t>
            </w:r>
          </w:p>
        </w:tc>
        <w:tc>
          <w:tcPr>
            <w:tcW w:w="4394" w:type="dxa"/>
            <w:tcMar>
              <w:top w:w="28" w:type="dxa"/>
              <w:bottom w:w="28" w:type="dxa"/>
            </w:tcMar>
          </w:tcPr>
          <w:p w:rsidR="00B82FC7" w:rsidRPr="00E8059B" w:rsidRDefault="00DE5968" w:rsidP="00B82FC7">
            <w:pPr>
              <w:pStyle w:val="Tabletext"/>
              <w:rPr>
                <w:lang w:val="en-GB"/>
              </w:rPr>
            </w:pPr>
            <w:r>
              <w:rPr>
                <w:lang w:val="de-DE"/>
              </w:rPr>
              <w:t xml:space="preserve">Albrecht </w:t>
            </w:r>
            <w:proofErr w:type="spellStart"/>
            <w:r>
              <w:rPr>
                <w:lang w:val="de-DE"/>
              </w:rPr>
              <w:t>Consult</w:t>
            </w:r>
            <w:proofErr w:type="spellEnd"/>
            <w:r>
              <w:rPr>
                <w:lang w:val="de-DE"/>
              </w:rPr>
              <w:t xml:space="preserve"> (DE)</w:t>
            </w:r>
          </w:p>
        </w:tc>
      </w:tr>
      <w:tr w:rsidR="00DF21B2" w:rsidRPr="00E8059B">
        <w:tc>
          <w:tcPr>
            <w:tcW w:w="2835" w:type="dxa"/>
            <w:tcMar>
              <w:top w:w="28" w:type="dxa"/>
              <w:bottom w:w="28" w:type="dxa"/>
            </w:tcMar>
          </w:tcPr>
          <w:p w:rsidR="00DF21B2" w:rsidRPr="00B82FC7" w:rsidRDefault="00DF21B2" w:rsidP="00B82FC7">
            <w:pPr>
              <w:pStyle w:val="Tabletext"/>
              <w:rPr>
                <w:lang w:val="de-DE"/>
              </w:rPr>
            </w:pPr>
            <w:r w:rsidRPr="00DF21B2">
              <w:rPr>
                <w:lang w:val="de-DE"/>
              </w:rPr>
              <w:t>Christian Lüpges</w:t>
            </w:r>
          </w:p>
        </w:tc>
        <w:tc>
          <w:tcPr>
            <w:tcW w:w="4394" w:type="dxa"/>
            <w:tcMar>
              <w:top w:w="28" w:type="dxa"/>
              <w:bottom w:w="28" w:type="dxa"/>
            </w:tcMar>
          </w:tcPr>
          <w:p w:rsidR="00DF21B2" w:rsidRPr="00B82FC7" w:rsidRDefault="00DF21B2" w:rsidP="00B82FC7">
            <w:pPr>
              <w:pStyle w:val="Tabletext"/>
              <w:rPr>
                <w:lang w:val="de-DE"/>
              </w:rPr>
            </w:pPr>
            <w:r>
              <w:rPr>
                <w:lang w:val="de-DE"/>
              </w:rPr>
              <w:t xml:space="preserve">Albrecht </w:t>
            </w:r>
            <w:proofErr w:type="spellStart"/>
            <w:r>
              <w:rPr>
                <w:lang w:val="de-DE"/>
              </w:rPr>
              <w:t>Consult</w:t>
            </w:r>
            <w:proofErr w:type="spellEnd"/>
            <w:r>
              <w:rPr>
                <w:lang w:val="de-DE"/>
              </w:rPr>
              <w:t xml:space="preserve"> (DE)</w:t>
            </w:r>
          </w:p>
        </w:tc>
      </w:tr>
    </w:tbl>
    <w:p w:rsidR="009C51B8" w:rsidRPr="00E8059B" w:rsidRDefault="009C51B8" w:rsidP="009C51B8">
      <w:pPr>
        <w:pStyle w:val="NormalCarattere"/>
      </w:pPr>
    </w:p>
    <w:p w:rsidR="009C51B8" w:rsidRPr="00E8059B" w:rsidRDefault="009C51B8" w:rsidP="009C51B8">
      <w:pPr>
        <w:pStyle w:val="NormalCarattere"/>
      </w:pPr>
    </w:p>
    <w:p w:rsidR="009C51B8" w:rsidRPr="00E8059B" w:rsidRDefault="009C51B8" w:rsidP="009C51B8">
      <w:pPr>
        <w:pStyle w:val="NormalCarattere"/>
      </w:pPr>
    </w:p>
    <w:p w:rsidR="009C51B8" w:rsidRPr="00E8059B" w:rsidRDefault="009C51B8" w:rsidP="009C51B8">
      <w:pPr>
        <w:pStyle w:val="NormalCarattere"/>
        <w:rPr>
          <w:b/>
        </w:rPr>
      </w:pPr>
      <w:r w:rsidRPr="00E8059B">
        <w:rPr>
          <w:b/>
        </w:rPr>
        <w:t>Distribution</w:t>
      </w: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4"/>
        <w:gridCol w:w="1276"/>
        <w:gridCol w:w="3969"/>
      </w:tblGrid>
      <w:tr w:rsidR="009C51B8" w:rsidRPr="00E8059B">
        <w:tc>
          <w:tcPr>
            <w:tcW w:w="1984" w:type="dxa"/>
            <w:tcMar>
              <w:top w:w="28" w:type="dxa"/>
              <w:bottom w:w="28" w:type="dxa"/>
            </w:tcMar>
            <w:vAlign w:val="center"/>
          </w:tcPr>
          <w:p w:rsidR="009C51B8" w:rsidRPr="00E8059B" w:rsidRDefault="009C51B8" w:rsidP="00A80F0C">
            <w:pPr>
              <w:pStyle w:val="Tabletitle"/>
              <w:rPr>
                <w:lang w:val="en-GB"/>
              </w:rPr>
            </w:pPr>
            <w:r w:rsidRPr="00E8059B">
              <w:rPr>
                <w:lang w:val="en-GB"/>
              </w:rPr>
              <w:t>Date</w:t>
            </w:r>
          </w:p>
        </w:tc>
        <w:tc>
          <w:tcPr>
            <w:tcW w:w="1276" w:type="dxa"/>
            <w:tcMar>
              <w:top w:w="28" w:type="dxa"/>
              <w:bottom w:w="28" w:type="dxa"/>
            </w:tcMar>
            <w:vAlign w:val="center"/>
          </w:tcPr>
          <w:p w:rsidR="009C51B8" w:rsidRPr="00E8059B" w:rsidRDefault="009C51B8" w:rsidP="00A80F0C">
            <w:pPr>
              <w:pStyle w:val="Tabletitle"/>
              <w:rPr>
                <w:lang w:val="en-GB"/>
              </w:rPr>
            </w:pPr>
            <w:r w:rsidRPr="00E8059B">
              <w:rPr>
                <w:lang w:val="en-GB"/>
              </w:rPr>
              <w:t>Version</w:t>
            </w:r>
          </w:p>
        </w:tc>
        <w:tc>
          <w:tcPr>
            <w:tcW w:w="3969" w:type="dxa"/>
            <w:tcMar>
              <w:top w:w="28" w:type="dxa"/>
              <w:bottom w:w="28" w:type="dxa"/>
            </w:tcMar>
            <w:vAlign w:val="center"/>
          </w:tcPr>
          <w:p w:rsidR="009C51B8" w:rsidRPr="00E8059B" w:rsidRDefault="009C51B8" w:rsidP="00A80F0C">
            <w:pPr>
              <w:pStyle w:val="Tabletitle"/>
              <w:rPr>
                <w:lang w:val="en-GB"/>
              </w:rPr>
            </w:pPr>
            <w:r w:rsidRPr="00E8059B">
              <w:rPr>
                <w:lang w:val="en-GB"/>
              </w:rPr>
              <w:t>Dissemination</w:t>
            </w:r>
          </w:p>
        </w:tc>
      </w:tr>
      <w:tr w:rsidR="009C51B8" w:rsidRPr="00E8059B">
        <w:tc>
          <w:tcPr>
            <w:tcW w:w="1984" w:type="dxa"/>
            <w:tcMar>
              <w:top w:w="28" w:type="dxa"/>
              <w:bottom w:w="28" w:type="dxa"/>
            </w:tcMar>
            <w:vAlign w:val="center"/>
          </w:tcPr>
          <w:p w:rsidR="009C51B8" w:rsidRPr="00E8059B" w:rsidRDefault="007531BD" w:rsidP="007531BD">
            <w:pPr>
              <w:pStyle w:val="Tabletext"/>
              <w:jc w:val="left"/>
              <w:rPr>
                <w:lang w:val="en-GB"/>
              </w:rPr>
            </w:pPr>
            <w:r>
              <w:rPr>
                <w:lang w:val="en-GB"/>
              </w:rPr>
              <w:t>09</w:t>
            </w:r>
            <w:r w:rsidR="00DE5968">
              <w:rPr>
                <w:lang w:val="en-GB"/>
              </w:rPr>
              <w:t>-0</w:t>
            </w:r>
            <w:r>
              <w:rPr>
                <w:lang w:val="en-GB"/>
              </w:rPr>
              <w:t>4</w:t>
            </w:r>
            <w:r w:rsidR="00DE5968">
              <w:rPr>
                <w:lang w:val="en-GB"/>
              </w:rPr>
              <w:t>-2020</w:t>
            </w:r>
          </w:p>
        </w:tc>
        <w:tc>
          <w:tcPr>
            <w:tcW w:w="1276" w:type="dxa"/>
            <w:tcMar>
              <w:top w:w="28" w:type="dxa"/>
              <w:bottom w:w="28" w:type="dxa"/>
            </w:tcMar>
            <w:vAlign w:val="center"/>
          </w:tcPr>
          <w:p w:rsidR="009C51B8" w:rsidRPr="00E8059B" w:rsidRDefault="000C2A72" w:rsidP="00A80F0C">
            <w:pPr>
              <w:pStyle w:val="Tabletext"/>
              <w:jc w:val="left"/>
              <w:rPr>
                <w:lang w:val="en-GB"/>
              </w:rPr>
            </w:pPr>
            <w:r w:rsidRPr="00E8059B">
              <w:rPr>
                <w:lang w:val="en-GB"/>
              </w:rPr>
              <w:t>0.</w:t>
            </w:r>
            <w:r w:rsidR="007531BD">
              <w:rPr>
                <w:lang w:val="en-GB"/>
              </w:rPr>
              <w:t>7</w:t>
            </w:r>
          </w:p>
        </w:tc>
        <w:tc>
          <w:tcPr>
            <w:tcW w:w="3969" w:type="dxa"/>
            <w:tcMar>
              <w:top w:w="28" w:type="dxa"/>
              <w:bottom w:w="28" w:type="dxa"/>
            </w:tcMar>
            <w:vAlign w:val="center"/>
          </w:tcPr>
          <w:p w:rsidR="009C51B8" w:rsidRPr="00E8059B" w:rsidRDefault="00205447" w:rsidP="00B82FC7">
            <w:pPr>
              <w:pStyle w:val="Tabletext"/>
              <w:jc w:val="left"/>
              <w:rPr>
                <w:lang w:val="en-GB"/>
              </w:rPr>
            </w:pPr>
            <w:r w:rsidRPr="00E8059B">
              <w:rPr>
                <w:lang w:val="en-GB"/>
              </w:rPr>
              <w:t xml:space="preserve">Internal </w:t>
            </w:r>
            <w:r w:rsidR="00B82FC7">
              <w:rPr>
                <w:lang w:val="en-GB"/>
              </w:rPr>
              <w:t xml:space="preserve">Metadata Group </w:t>
            </w:r>
          </w:p>
        </w:tc>
      </w:tr>
      <w:tr w:rsidR="000A0B2D" w:rsidRPr="00E8059B">
        <w:tc>
          <w:tcPr>
            <w:tcW w:w="1984" w:type="dxa"/>
            <w:tcMar>
              <w:top w:w="28" w:type="dxa"/>
              <w:bottom w:w="28" w:type="dxa"/>
            </w:tcMar>
            <w:vAlign w:val="center"/>
          </w:tcPr>
          <w:p w:rsidR="000A0B2D" w:rsidRPr="00E8059B" w:rsidRDefault="000A0B2D" w:rsidP="000A0B2D">
            <w:pPr>
              <w:pStyle w:val="Tabletext"/>
              <w:jc w:val="left"/>
              <w:rPr>
                <w:lang w:val="en-GB"/>
              </w:rPr>
            </w:pPr>
          </w:p>
        </w:tc>
        <w:tc>
          <w:tcPr>
            <w:tcW w:w="1276" w:type="dxa"/>
            <w:tcMar>
              <w:top w:w="28" w:type="dxa"/>
              <w:bottom w:w="28" w:type="dxa"/>
            </w:tcMar>
            <w:vAlign w:val="center"/>
          </w:tcPr>
          <w:p w:rsidR="000A0B2D" w:rsidRPr="00E8059B" w:rsidRDefault="000A0B2D" w:rsidP="000A0B2D">
            <w:pPr>
              <w:pStyle w:val="Tabletext"/>
              <w:jc w:val="left"/>
              <w:rPr>
                <w:lang w:val="en-GB"/>
              </w:rPr>
            </w:pPr>
          </w:p>
        </w:tc>
        <w:tc>
          <w:tcPr>
            <w:tcW w:w="3969" w:type="dxa"/>
            <w:tcMar>
              <w:top w:w="28" w:type="dxa"/>
              <w:bottom w:w="28" w:type="dxa"/>
            </w:tcMar>
            <w:vAlign w:val="center"/>
          </w:tcPr>
          <w:p w:rsidR="000A0B2D" w:rsidRPr="00E8059B" w:rsidRDefault="000A0B2D" w:rsidP="000A0B2D">
            <w:pPr>
              <w:pStyle w:val="Tabletext"/>
              <w:jc w:val="left"/>
              <w:rPr>
                <w:lang w:val="en-GB"/>
              </w:rPr>
            </w:pPr>
          </w:p>
        </w:tc>
      </w:tr>
      <w:tr w:rsidR="000A0B2D" w:rsidRPr="00E8059B">
        <w:tc>
          <w:tcPr>
            <w:tcW w:w="1984" w:type="dxa"/>
            <w:tcMar>
              <w:top w:w="28" w:type="dxa"/>
              <w:bottom w:w="28" w:type="dxa"/>
            </w:tcMar>
            <w:vAlign w:val="center"/>
          </w:tcPr>
          <w:p w:rsidR="000A0B2D" w:rsidRPr="00E8059B" w:rsidRDefault="000A0B2D" w:rsidP="00A80F0C">
            <w:pPr>
              <w:pStyle w:val="Tabletext"/>
              <w:jc w:val="left"/>
              <w:rPr>
                <w:lang w:val="en-GB"/>
              </w:rPr>
            </w:pPr>
          </w:p>
        </w:tc>
        <w:tc>
          <w:tcPr>
            <w:tcW w:w="1276" w:type="dxa"/>
            <w:tcMar>
              <w:top w:w="28" w:type="dxa"/>
              <w:bottom w:w="28" w:type="dxa"/>
            </w:tcMar>
            <w:vAlign w:val="center"/>
          </w:tcPr>
          <w:p w:rsidR="000A0B2D" w:rsidRPr="00E8059B" w:rsidRDefault="000A0B2D" w:rsidP="00A80F0C">
            <w:pPr>
              <w:pStyle w:val="Tabletext"/>
              <w:jc w:val="left"/>
              <w:rPr>
                <w:lang w:val="en-GB"/>
              </w:rPr>
            </w:pPr>
          </w:p>
        </w:tc>
        <w:tc>
          <w:tcPr>
            <w:tcW w:w="3969" w:type="dxa"/>
            <w:tcMar>
              <w:top w:w="28" w:type="dxa"/>
              <w:bottom w:w="28" w:type="dxa"/>
            </w:tcMar>
            <w:vAlign w:val="center"/>
          </w:tcPr>
          <w:p w:rsidR="000A0B2D" w:rsidRPr="00E8059B" w:rsidRDefault="000A0B2D" w:rsidP="00A80F0C">
            <w:pPr>
              <w:pStyle w:val="Tabletext"/>
              <w:jc w:val="left"/>
              <w:rPr>
                <w:lang w:val="en-GB"/>
              </w:rPr>
            </w:pPr>
          </w:p>
        </w:tc>
      </w:tr>
      <w:tr w:rsidR="000A0B2D" w:rsidRPr="00E8059B" w:rsidTr="002F7BA0">
        <w:trPr>
          <w:trHeight w:val="294"/>
        </w:trPr>
        <w:tc>
          <w:tcPr>
            <w:tcW w:w="1984" w:type="dxa"/>
            <w:tcMar>
              <w:top w:w="28" w:type="dxa"/>
              <w:bottom w:w="28" w:type="dxa"/>
            </w:tcMar>
            <w:vAlign w:val="center"/>
          </w:tcPr>
          <w:p w:rsidR="000A0B2D" w:rsidRPr="00E8059B" w:rsidRDefault="000A0B2D" w:rsidP="00824DCC">
            <w:pPr>
              <w:pStyle w:val="Tabletext"/>
              <w:jc w:val="left"/>
              <w:rPr>
                <w:lang w:val="en-GB"/>
              </w:rPr>
            </w:pPr>
          </w:p>
        </w:tc>
        <w:tc>
          <w:tcPr>
            <w:tcW w:w="1276" w:type="dxa"/>
            <w:tcMar>
              <w:top w:w="28" w:type="dxa"/>
              <w:bottom w:w="28" w:type="dxa"/>
            </w:tcMar>
            <w:vAlign w:val="center"/>
          </w:tcPr>
          <w:p w:rsidR="000A0B2D" w:rsidRPr="00E8059B" w:rsidRDefault="000A0B2D" w:rsidP="00A80F0C">
            <w:pPr>
              <w:pStyle w:val="Tabletext"/>
              <w:jc w:val="left"/>
              <w:rPr>
                <w:lang w:val="en-GB"/>
              </w:rPr>
            </w:pPr>
          </w:p>
        </w:tc>
        <w:tc>
          <w:tcPr>
            <w:tcW w:w="3969" w:type="dxa"/>
            <w:tcMar>
              <w:top w:w="28" w:type="dxa"/>
              <w:bottom w:w="28" w:type="dxa"/>
            </w:tcMar>
            <w:vAlign w:val="center"/>
          </w:tcPr>
          <w:p w:rsidR="000A0B2D" w:rsidRPr="00E8059B" w:rsidRDefault="000A0B2D" w:rsidP="00A80F0C">
            <w:pPr>
              <w:pStyle w:val="Tabletext"/>
              <w:jc w:val="left"/>
              <w:rPr>
                <w:lang w:val="en-GB"/>
              </w:rPr>
            </w:pPr>
          </w:p>
        </w:tc>
      </w:tr>
      <w:tr w:rsidR="0084544A" w:rsidRPr="00E8059B" w:rsidTr="002F7BA0">
        <w:trPr>
          <w:trHeight w:val="294"/>
        </w:trPr>
        <w:tc>
          <w:tcPr>
            <w:tcW w:w="1984" w:type="dxa"/>
            <w:tcMar>
              <w:top w:w="28" w:type="dxa"/>
              <w:bottom w:w="28" w:type="dxa"/>
            </w:tcMar>
            <w:vAlign w:val="center"/>
          </w:tcPr>
          <w:p w:rsidR="0084544A" w:rsidRPr="00E8059B" w:rsidRDefault="0084544A" w:rsidP="00081ADF">
            <w:pPr>
              <w:pStyle w:val="Tabletext"/>
              <w:jc w:val="left"/>
              <w:rPr>
                <w:lang w:val="en-GB"/>
              </w:rPr>
            </w:pPr>
          </w:p>
        </w:tc>
        <w:tc>
          <w:tcPr>
            <w:tcW w:w="1276" w:type="dxa"/>
            <w:tcMar>
              <w:top w:w="28" w:type="dxa"/>
              <w:bottom w:w="28" w:type="dxa"/>
            </w:tcMar>
            <w:vAlign w:val="center"/>
          </w:tcPr>
          <w:p w:rsidR="0084544A" w:rsidRPr="00E8059B" w:rsidRDefault="0084544A" w:rsidP="007732BC">
            <w:pPr>
              <w:pStyle w:val="Tabletext"/>
              <w:jc w:val="left"/>
              <w:rPr>
                <w:lang w:val="en-GB"/>
              </w:rPr>
            </w:pPr>
          </w:p>
        </w:tc>
        <w:tc>
          <w:tcPr>
            <w:tcW w:w="3969" w:type="dxa"/>
            <w:tcMar>
              <w:top w:w="28" w:type="dxa"/>
              <w:bottom w:w="28" w:type="dxa"/>
            </w:tcMar>
            <w:vAlign w:val="center"/>
          </w:tcPr>
          <w:p w:rsidR="0084544A" w:rsidRPr="00E8059B" w:rsidRDefault="0084544A" w:rsidP="007732BC">
            <w:pPr>
              <w:pStyle w:val="Tabletext"/>
              <w:jc w:val="left"/>
              <w:rPr>
                <w:lang w:val="en-GB"/>
              </w:rPr>
            </w:pPr>
          </w:p>
        </w:tc>
      </w:tr>
      <w:tr w:rsidR="0084544A" w:rsidRPr="00E8059B" w:rsidTr="002F7BA0">
        <w:trPr>
          <w:trHeight w:val="294"/>
        </w:trPr>
        <w:tc>
          <w:tcPr>
            <w:tcW w:w="1984" w:type="dxa"/>
            <w:tcMar>
              <w:top w:w="28" w:type="dxa"/>
              <w:bottom w:w="28" w:type="dxa"/>
            </w:tcMar>
            <w:vAlign w:val="center"/>
          </w:tcPr>
          <w:p w:rsidR="0084544A" w:rsidRDefault="0084544A" w:rsidP="00824DCC">
            <w:pPr>
              <w:pStyle w:val="Tabletext"/>
              <w:jc w:val="left"/>
              <w:rPr>
                <w:lang w:val="en-GB"/>
              </w:rPr>
            </w:pPr>
          </w:p>
        </w:tc>
        <w:tc>
          <w:tcPr>
            <w:tcW w:w="1276" w:type="dxa"/>
            <w:tcMar>
              <w:top w:w="28" w:type="dxa"/>
              <w:bottom w:w="28" w:type="dxa"/>
            </w:tcMar>
            <w:vAlign w:val="center"/>
          </w:tcPr>
          <w:p w:rsidR="0084544A" w:rsidRDefault="0084544A" w:rsidP="00A80F0C">
            <w:pPr>
              <w:pStyle w:val="Tabletext"/>
              <w:jc w:val="left"/>
              <w:rPr>
                <w:lang w:val="en-GB"/>
              </w:rPr>
            </w:pPr>
          </w:p>
        </w:tc>
        <w:tc>
          <w:tcPr>
            <w:tcW w:w="3969" w:type="dxa"/>
            <w:tcMar>
              <w:top w:w="28" w:type="dxa"/>
              <w:bottom w:w="28" w:type="dxa"/>
            </w:tcMar>
            <w:vAlign w:val="center"/>
          </w:tcPr>
          <w:p w:rsidR="0084544A" w:rsidRDefault="0084544A" w:rsidP="00A80F0C">
            <w:pPr>
              <w:pStyle w:val="Tabletext"/>
              <w:jc w:val="left"/>
              <w:rPr>
                <w:lang w:val="en-GB"/>
              </w:rPr>
            </w:pPr>
          </w:p>
        </w:tc>
      </w:tr>
    </w:tbl>
    <w:p w:rsidR="009C51B8" w:rsidRPr="00E8059B" w:rsidRDefault="009C51B8" w:rsidP="008424C8">
      <w:pPr>
        <w:rPr>
          <w:lang w:val="en-GB"/>
        </w:rPr>
      </w:pPr>
    </w:p>
    <w:p w:rsidR="009C51B8" w:rsidRPr="00E8059B" w:rsidRDefault="009C51B8" w:rsidP="008424C8">
      <w:pPr>
        <w:rPr>
          <w:lang w:val="en-GB"/>
        </w:rPr>
      </w:pPr>
    </w:p>
    <w:p w:rsidR="009C51B8" w:rsidRPr="00E8059B" w:rsidRDefault="009C51B8" w:rsidP="008424C8">
      <w:pPr>
        <w:rPr>
          <w:lang w:val="en-GB"/>
        </w:rPr>
      </w:pPr>
    </w:p>
    <w:p w:rsidR="004F45B0" w:rsidRPr="00E8059B" w:rsidRDefault="009C51B8" w:rsidP="00824DCC">
      <w:pPr>
        <w:pStyle w:val="berschrift1"/>
        <w:numPr>
          <w:ilvl w:val="0"/>
          <w:numId w:val="0"/>
        </w:numPr>
        <w:ind w:left="2041"/>
        <w:rPr>
          <w:color w:val="1F497D"/>
        </w:rPr>
      </w:pPr>
      <w:r w:rsidRPr="00E8059B">
        <w:br w:type="page"/>
      </w:r>
      <w:bookmarkStart w:id="1" w:name="_Toc37349935"/>
      <w:r w:rsidR="00F06535" w:rsidRPr="00E8059B">
        <w:rPr>
          <w:color w:val="1F497D"/>
        </w:rPr>
        <w:lastRenderedPageBreak/>
        <w:t>TABLE OF CONTENTS</w:t>
      </w:r>
      <w:bookmarkEnd w:id="1"/>
    </w:p>
    <w:bookmarkStart w:id="2" w:name="_Toc494016112"/>
    <w:bookmarkEnd w:id="2"/>
    <w:p w:rsidR="00046747" w:rsidRDefault="003D1367">
      <w:pPr>
        <w:pStyle w:val="Verzeichnis1"/>
        <w:rPr>
          <w:rFonts w:asciiTheme="minorHAnsi" w:eastAsiaTheme="minorEastAsia" w:hAnsiTheme="minorHAnsi" w:cstheme="minorBidi"/>
          <w:b w:val="0"/>
          <w:bCs w:val="0"/>
          <w:sz w:val="22"/>
          <w:szCs w:val="22"/>
          <w:lang w:val="de-DE" w:eastAsia="de-DE"/>
        </w:rPr>
      </w:pPr>
      <w:r w:rsidRPr="00530EB6">
        <w:rPr>
          <w:rFonts w:cs="Arial"/>
          <w:noProof w:val="0"/>
          <w:sz w:val="22"/>
          <w:szCs w:val="22"/>
        </w:rPr>
        <w:fldChar w:fldCharType="begin"/>
      </w:r>
      <w:r w:rsidR="004F45B0" w:rsidRPr="00530EB6">
        <w:rPr>
          <w:rFonts w:cs="Arial"/>
          <w:noProof w:val="0"/>
          <w:sz w:val="22"/>
          <w:szCs w:val="22"/>
        </w:rPr>
        <w:instrText xml:space="preserve"> TOC \o "1-5" \h \z </w:instrText>
      </w:r>
      <w:r w:rsidRPr="00530EB6">
        <w:rPr>
          <w:rFonts w:cs="Arial"/>
          <w:noProof w:val="0"/>
          <w:sz w:val="22"/>
          <w:szCs w:val="22"/>
        </w:rPr>
        <w:fldChar w:fldCharType="separate"/>
      </w:r>
      <w:hyperlink w:anchor="_Toc37349934" w:history="1">
        <w:r w:rsidR="00046747" w:rsidRPr="00432B06">
          <w:rPr>
            <w:rStyle w:val="Hyperlink"/>
          </w:rPr>
          <w:t>Document Information</w:t>
        </w:r>
        <w:r w:rsidR="00046747">
          <w:rPr>
            <w:webHidden/>
          </w:rPr>
          <w:tab/>
        </w:r>
        <w:r>
          <w:rPr>
            <w:webHidden/>
          </w:rPr>
          <w:fldChar w:fldCharType="begin"/>
        </w:r>
        <w:r w:rsidR="00046747">
          <w:rPr>
            <w:webHidden/>
          </w:rPr>
          <w:instrText xml:space="preserve"> PAGEREF _Toc37349934 \h </w:instrText>
        </w:r>
        <w:r>
          <w:rPr>
            <w:webHidden/>
          </w:rPr>
        </w:r>
        <w:r>
          <w:rPr>
            <w:webHidden/>
          </w:rPr>
          <w:fldChar w:fldCharType="separate"/>
        </w:r>
        <w:r w:rsidR="00046747">
          <w:rPr>
            <w:webHidden/>
          </w:rPr>
          <w:t>2</w:t>
        </w:r>
        <w:r>
          <w:rPr>
            <w:webHidden/>
          </w:rPr>
          <w:fldChar w:fldCharType="end"/>
        </w:r>
      </w:hyperlink>
    </w:p>
    <w:p w:rsidR="00046747" w:rsidRDefault="003D1367">
      <w:pPr>
        <w:pStyle w:val="Verzeichnis1"/>
        <w:rPr>
          <w:rFonts w:asciiTheme="minorHAnsi" w:eastAsiaTheme="minorEastAsia" w:hAnsiTheme="minorHAnsi" w:cstheme="minorBidi"/>
          <w:b w:val="0"/>
          <w:bCs w:val="0"/>
          <w:sz w:val="22"/>
          <w:szCs w:val="22"/>
          <w:lang w:val="de-DE" w:eastAsia="de-DE"/>
        </w:rPr>
      </w:pPr>
      <w:hyperlink w:anchor="_Toc37349935" w:history="1">
        <w:r w:rsidR="00046747" w:rsidRPr="00432B06">
          <w:rPr>
            <w:rStyle w:val="Hyperlink"/>
          </w:rPr>
          <w:t>TABLE OF CONTENTS</w:t>
        </w:r>
        <w:r w:rsidR="00046747">
          <w:rPr>
            <w:webHidden/>
          </w:rPr>
          <w:tab/>
        </w:r>
        <w:r>
          <w:rPr>
            <w:webHidden/>
          </w:rPr>
          <w:fldChar w:fldCharType="begin"/>
        </w:r>
        <w:r w:rsidR="00046747">
          <w:rPr>
            <w:webHidden/>
          </w:rPr>
          <w:instrText xml:space="preserve"> PAGEREF _Toc37349935 \h </w:instrText>
        </w:r>
        <w:r>
          <w:rPr>
            <w:webHidden/>
          </w:rPr>
        </w:r>
        <w:r>
          <w:rPr>
            <w:webHidden/>
          </w:rPr>
          <w:fldChar w:fldCharType="separate"/>
        </w:r>
        <w:r w:rsidR="00046747">
          <w:rPr>
            <w:webHidden/>
          </w:rPr>
          <w:t>3</w:t>
        </w:r>
        <w:r>
          <w:rPr>
            <w:webHidden/>
          </w:rPr>
          <w:fldChar w:fldCharType="end"/>
        </w:r>
      </w:hyperlink>
    </w:p>
    <w:p w:rsidR="00046747" w:rsidRDefault="003D1367">
      <w:pPr>
        <w:pStyle w:val="Verzeichnis1"/>
        <w:rPr>
          <w:rFonts w:asciiTheme="minorHAnsi" w:eastAsiaTheme="minorEastAsia" w:hAnsiTheme="minorHAnsi" w:cstheme="minorBidi"/>
          <w:b w:val="0"/>
          <w:bCs w:val="0"/>
          <w:sz w:val="22"/>
          <w:szCs w:val="22"/>
          <w:lang w:val="de-DE" w:eastAsia="de-DE"/>
        </w:rPr>
      </w:pPr>
      <w:hyperlink w:anchor="_Toc37349936" w:history="1">
        <w:r w:rsidR="00046747" w:rsidRPr="00432B06">
          <w:rPr>
            <w:rStyle w:val="Hyperlink"/>
          </w:rPr>
          <w:t>1.</w:t>
        </w:r>
        <w:r w:rsidR="00046747">
          <w:rPr>
            <w:rFonts w:asciiTheme="minorHAnsi" w:eastAsiaTheme="minorEastAsia" w:hAnsiTheme="minorHAnsi" w:cstheme="minorBidi"/>
            <w:b w:val="0"/>
            <w:bCs w:val="0"/>
            <w:sz w:val="22"/>
            <w:szCs w:val="22"/>
            <w:lang w:val="de-DE" w:eastAsia="de-DE"/>
          </w:rPr>
          <w:tab/>
        </w:r>
        <w:r w:rsidR="00046747" w:rsidRPr="00432B06">
          <w:rPr>
            <w:rStyle w:val="Hyperlink"/>
          </w:rPr>
          <w:t>Introduction</w:t>
        </w:r>
        <w:r w:rsidR="00046747">
          <w:rPr>
            <w:webHidden/>
          </w:rPr>
          <w:tab/>
        </w:r>
        <w:r>
          <w:rPr>
            <w:webHidden/>
          </w:rPr>
          <w:fldChar w:fldCharType="begin"/>
        </w:r>
        <w:r w:rsidR="00046747">
          <w:rPr>
            <w:webHidden/>
          </w:rPr>
          <w:instrText xml:space="preserve"> PAGEREF _Toc37349936 \h </w:instrText>
        </w:r>
        <w:r>
          <w:rPr>
            <w:webHidden/>
          </w:rPr>
        </w:r>
        <w:r>
          <w:rPr>
            <w:webHidden/>
          </w:rPr>
          <w:fldChar w:fldCharType="separate"/>
        </w:r>
        <w:r w:rsidR="00046747">
          <w:rPr>
            <w:webHidden/>
          </w:rPr>
          <w:t>5</w:t>
        </w:r>
        <w:r>
          <w:rPr>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37" w:history="1">
        <w:r w:rsidR="00046747" w:rsidRPr="00432B06">
          <w:rPr>
            <w:rStyle w:val="Hyperlink"/>
            <w:noProof/>
          </w:rPr>
          <w:t>1.1.</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Context</w:t>
        </w:r>
        <w:r w:rsidR="00046747">
          <w:rPr>
            <w:noProof/>
            <w:webHidden/>
          </w:rPr>
          <w:tab/>
        </w:r>
        <w:r>
          <w:rPr>
            <w:noProof/>
            <w:webHidden/>
          </w:rPr>
          <w:fldChar w:fldCharType="begin"/>
        </w:r>
        <w:r w:rsidR="00046747">
          <w:rPr>
            <w:noProof/>
            <w:webHidden/>
          </w:rPr>
          <w:instrText xml:space="preserve"> PAGEREF _Toc37349937 \h </w:instrText>
        </w:r>
        <w:r>
          <w:rPr>
            <w:noProof/>
            <w:webHidden/>
          </w:rPr>
        </w:r>
        <w:r>
          <w:rPr>
            <w:noProof/>
            <w:webHidden/>
          </w:rPr>
          <w:fldChar w:fldCharType="separate"/>
        </w:r>
        <w:r w:rsidR="00046747">
          <w:rPr>
            <w:noProof/>
            <w:webHidden/>
          </w:rPr>
          <w:t>5</w:t>
        </w:r>
        <w:r>
          <w:rPr>
            <w:noProof/>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38" w:history="1">
        <w:r w:rsidR="00046747" w:rsidRPr="00432B06">
          <w:rPr>
            <w:rStyle w:val="Hyperlink"/>
            <w:noProof/>
          </w:rPr>
          <w:t>1.2.</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Purpose of the DCAT-AP extension for NAP metadata</w:t>
        </w:r>
        <w:r w:rsidR="00046747">
          <w:rPr>
            <w:noProof/>
            <w:webHidden/>
          </w:rPr>
          <w:tab/>
        </w:r>
        <w:r>
          <w:rPr>
            <w:noProof/>
            <w:webHidden/>
          </w:rPr>
          <w:fldChar w:fldCharType="begin"/>
        </w:r>
        <w:r w:rsidR="00046747">
          <w:rPr>
            <w:noProof/>
            <w:webHidden/>
          </w:rPr>
          <w:instrText xml:space="preserve"> PAGEREF _Toc37349938 \h </w:instrText>
        </w:r>
        <w:r>
          <w:rPr>
            <w:noProof/>
            <w:webHidden/>
          </w:rPr>
        </w:r>
        <w:r>
          <w:rPr>
            <w:noProof/>
            <w:webHidden/>
          </w:rPr>
          <w:fldChar w:fldCharType="separate"/>
        </w:r>
        <w:r w:rsidR="00046747">
          <w:rPr>
            <w:noProof/>
            <w:webHidden/>
          </w:rPr>
          <w:t>7</w:t>
        </w:r>
        <w:r>
          <w:rPr>
            <w:noProof/>
            <w:webHidden/>
          </w:rPr>
          <w:fldChar w:fldCharType="end"/>
        </w:r>
      </w:hyperlink>
    </w:p>
    <w:p w:rsidR="00046747" w:rsidRDefault="003D1367">
      <w:pPr>
        <w:pStyle w:val="Verzeichnis1"/>
        <w:rPr>
          <w:rFonts w:asciiTheme="minorHAnsi" w:eastAsiaTheme="minorEastAsia" w:hAnsiTheme="minorHAnsi" w:cstheme="minorBidi"/>
          <w:b w:val="0"/>
          <w:bCs w:val="0"/>
          <w:sz w:val="22"/>
          <w:szCs w:val="22"/>
          <w:lang w:val="de-DE" w:eastAsia="de-DE"/>
        </w:rPr>
      </w:pPr>
      <w:hyperlink w:anchor="_Toc37349939" w:history="1">
        <w:r w:rsidR="00046747" w:rsidRPr="00432B06">
          <w:rPr>
            <w:rStyle w:val="Hyperlink"/>
          </w:rPr>
          <w:t>2.</w:t>
        </w:r>
        <w:r w:rsidR="00046747">
          <w:rPr>
            <w:rFonts w:asciiTheme="minorHAnsi" w:eastAsiaTheme="minorEastAsia" w:hAnsiTheme="minorHAnsi" w:cstheme="minorBidi"/>
            <w:b w:val="0"/>
            <w:bCs w:val="0"/>
            <w:sz w:val="22"/>
            <w:szCs w:val="22"/>
            <w:lang w:val="de-DE" w:eastAsia="de-DE"/>
          </w:rPr>
          <w:tab/>
        </w:r>
        <w:r w:rsidR="00046747" w:rsidRPr="00432B06">
          <w:rPr>
            <w:rStyle w:val="Hyperlink"/>
          </w:rPr>
          <w:t>Terminology and Definitions</w:t>
        </w:r>
        <w:r w:rsidR="00046747">
          <w:rPr>
            <w:webHidden/>
          </w:rPr>
          <w:tab/>
        </w:r>
        <w:r>
          <w:rPr>
            <w:webHidden/>
          </w:rPr>
          <w:fldChar w:fldCharType="begin"/>
        </w:r>
        <w:r w:rsidR="00046747">
          <w:rPr>
            <w:webHidden/>
          </w:rPr>
          <w:instrText xml:space="preserve"> PAGEREF _Toc37349939 \h </w:instrText>
        </w:r>
        <w:r>
          <w:rPr>
            <w:webHidden/>
          </w:rPr>
        </w:r>
        <w:r>
          <w:rPr>
            <w:webHidden/>
          </w:rPr>
          <w:fldChar w:fldCharType="separate"/>
        </w:r>
        <w:r w:rsidR="00046747">
          <w:rPr>
            <w:webHidden/>
          </w:rPr>
          <w:t>9</w:t>
        </w:r>
        <w:r>
          <w:rPr>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40" w:history="1">
        <w:r w:rsidR="00046747" w:rsidRPr="00432B06">
          <w:rPr>
            <w:rStyle w:val="Hyperlink"/>
            <w:noProof/>
          </w:rPr>
          <w:t>2.1.</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Related to NAPs</w:t>
        </w:r>
        <w:r w:rsidR="00046747">
          <w:rPr>
            <w:noProof/>
            <w:webHidden/>
          </w:rPr>
          <w:tab/>
        </w:r>
        <w:r>
          <w:rPr>
            <w:noProof/>
            <w:webHidden/>
          </w:rPr>
          <w:fldChar w:fldCharType="begin"/>
        </w:r>
        <w:r w:rsidR="00046747">
          <w:rPr>
            <w:noProof/>
            <w:webHidden/>
          </w:rPr>
          <w:instrText xml:space="preserve"> PAGEREF _Toc37349940 \h </w:instrText>
        </w:r>
        <w:r>
          <w:rPr>
            <w:noProof/>
            <w:webHidden/>
          </w:rPr>
        </w:r>
        <w:r>
          <w:rPr>
            <w:noProof/>
            <w:webHidden/>
          </w:rPr>
          <w:fldChar w:fldCharType="separate"/>
        </w:r>
        <w:r w:rsidR="00046747">
          <w:rPr>
            <w:noProof/>
            <w:webHidden/>
          </w:rPr>
          <w:t>9</w:t>
        </w:r>
        <w:r>
          <w:rPr>
            <w:noProof/>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41" w:history="1">
        <w:r w:rsidR="00046747" w:rsidRPr="00432B06">
          <w:rPr>
            <w:rStyle w:val="Hyperlink"/>
            <w:noProof/>
          </w:rPr>
          <w:t>2.2.</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Related to the DCAT-AP</w:t>
        </w:r>
        <w:r w:rsidR="00046747">
          <w:rPr>
            <w:noProof/>
            <w:webHidden/>
          </w:rPr>
          <w:tab/>
        </w:r>
        <w:r>
          <w:rPr>
            <w:noProof/>
            <w:webHidden/>
          </w:rPr>
          <w:fldChar w:fldCharType="begin"/>
        </w:r>
        <w:r w:rsidR="00046747">
          <w:rPr>
            <w:noProof/>
            <w:webHidden/>
          </w:rPr>
          <w:instrText xml:space="preserve"> PAGEREF _Toc37349941 \h </w:instrText>
        </w:r>
        <w:r>
          <w:rPr>
            <w:noProof/>
            <w:webHidden/>
          </w:rPr>
        </w:r>
        <w:r>
          <w:rPr>
            <w:noProof/>
            <w:webHidden/>
          </w:rPr>
          <w:fldChar w:fldCharType="separate"/>
        </w:r>
        <w:r w:rsidR="00046747">
          <w:rPr>
            <w:noProof/>
            <w:webHidden/>
          </w:rPr>
          <w:t>11</w:t>
        </w:r>
        <w:r>
          <w:rPr>
            <w:noProof/>
            <w:webHidden/>
          </w:rPr>
          <w:fldChar w:fldCharType="end"/>
        </w:r>
      </w:hyperlink>
    </w:p>
    <w:p w:rsidR="00046747" w:rsidRDefault="003D1367">
      <w:pPr>
        <w:pStyle w:val="Verzeichnis1"/>
        <w:rPr>
          <w:rFonts w:asciiTheme="minorHAnsi" w:eastAsiaTheme="minorEastAsia" w:hAnsiTheme="minorHAnsi" w:cstheme="minorBidi"/>
          <w:b w:val="0"/>
          <w:bCs w:val="0"/>
          <w:sz w:val="22"/>
          <w:szCs w:val="22"/>
          <w:lang w:val="de-DE" w:eastAsia="de-DE"/>
        </w:rPr>
      </w:pPr>
      <w:hyperlink w:anchor="_Toc37349942" w:history="1">
        <w:r w:rsidR="00046747" w:rsidRPr="00432B06">
          <w:rPr>
            <w:rStyle w:val="Hyperlink"/>
          </w:rPr>
          <w:t>3.</w:t>
        </w:r>
        <w:r w:rsidR="00046747">
          <w:rPr>
            <w:rFonts w:asciiTheme="minorHAnsi" w:eastAsiaTheme="minorEastAsia" w:hAnsiTheme="minorHAnsi" w:cstheme="minorBidi"/>
            <w:b w:val="0"/>
            <w:bCs w:val="0"/>
            <w:sz w:val="22"/>
            <w:szCs w:val="22"/>
            <w:lang w:val="de-DE" w:eastAsia="de-DE"/>
          </w:rPr>
          <w:tab/>
        </w:r>
        <w:r w:rsidR="00046747" w:rsidRPr="00432B06">
          <w:rPr>
            <w:rStyle w:val="Hyperlink"/>
          </w:rPr>
          <w:t>Visualisation of the DCAT-AP.NAP model</w:t>
        </w:r>
        <w:r w:rsidR="00046747">
          <w:rPr>
            <w:webHidden/>
          </w:rPr>
          <w:tab/>
        </w:r>
        <w:r>
          <w:rPr>
            <w:webHidden/>
          </w:rPr>
          <w:fldChar w:fldCharType="begin"/>
        </w:r>
        <w:r w:rsidR="00046747">
          <w:rPr>
            <w:webHidden/>
          </w:rPr>
          <w:instrText xml:space="preserve"> PAGEREF _Toc37349942 \h </w:instrText>
        </w:r>
        <w:r>
          <w:rPr>
            <w:webHidden/>
          </w:rPr>
        </w:r>
        <w:r>
          <w:rPr>
            <w:webHidden/>
          </w:rPr>
          <w:fldChar w:fldCharType="separate"/>
        </w:r>
        <w:r w:rsidR="00046747">
          <w:rPr>
            <w:webHidden/>
          </w:rPr>
          <w:t>15</w:t>
        </w:r>
        <w:r>
          <w:rPr>
            <w:webHidden/>
          </w:rPr>
          <w:fldChar w:fldCharType="end"/>
        </w:r>
      </w:hyperlink>
    </w:p>
    <w:p w:rsidR="00046747" w:rsidRDefault="003D1367">
      <w:pPr>
        <w:pStyle w:val="Verzeichnis1"/>
        <w:rPr>
          <w:rFonts w:asciiTheme="minorHAnsi" w:eastAsiaTheme="minorEastAsia" w:hAnsiTheme="minorHAnsi" w:cstheme="minorBidi"/>
          <w:b w:val="0"/>
          <w:bCs w:val="0"/>
          <w:sz w:val="22"/>
          <w:szCs w:val="22"/>
          <w:lang w:val="de-DE" w:eastAsia="de-DE"/>
        </w:rPr>
      </w:pPr>
      <w:hyperlink w:anchor="_Toc37349943" w:history="1">
        <w:r w:rsidR="00046747" w:rsidRPr="00432B06">
          <w:rPr>
            <w:rStyle w:val="Hyperlink"/>
          </w:rPr>
          <w:t>4.</w:t>
        </w:r>
        <w:r w:rsidR="00046747">
          <w:rPr>
            <w:rFonts w:asciiTheme="minorHAnsi" w:eastAsiaTheme="minorEastAsia" w:hAnsiTheme="minorHAnsi" w:cstheme="minorBidi"/>
            <w:b w:val="0"/>
            <w:bCs w:val="0"/>
            <w:sz w:val="22"/>
            <w:szCs w:val="22"/>
            <w:lang w:val="de-DE" w:eastAsia="de-DE"/>
          </w:rPr>
          <w:tab/>
        </w:r>
        <w:r w:rsidR="00046747" w:rsidRPr="00432B06">
          <w:rPr>
            <w:rStyle w:val="Hyperlink"/>
          </w:rPr>
          <w:t>Classes per obligation level</w:t>
        </w:r>
        <w:r w:rsidR="00046747">
          <w:rPr>
            <w:webHidden/>
          </w:rPr>
          <w:tab/>
        </w:r>
        <w:r>
          <w:rPr>
            <w:webHidden/>
          </w:rPr>
          <w:fldChar w:fldCharType="begin"/>
        </w:r>
        <w:r w:rsidR="00046747">
          <w:rPr>
            <w:webHidden/>
          </w:rPr>
          <w:instrText xml:space="preserve"> PAGEREF _Toc37349943 \h </w:instrText>
        </w:r>
        <w:r>
          <w:rPr>
            <w:webHidden/>
          </w:rPr>
        </w:r>
        <w:r>
          <w:rPr>
            <w:webHidden/>
          </w:rPr>
          <w:fldChar w:fldCharType="separate"/>
        </w:r>
        <w:r w:rsidR="00046747">
          <w:rPr>
            <w:webHidden/>
          </w:rPr>
          <w:t>16</w:t>
        </w:r>
        <w:r>
          <w:rPr>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44" w:history="1">
        <w:r w:rsidR="00046747" w:rsidRPr="00432B06">
          <w:rPr>
            <w:rStyle w:val="Hyperlink"/>
            <w:noProof/>
          </w:rPr>
          <w:t>4.1.</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Mandatory Classes</w:t>
        </w:r>
        <w:r w:rsidR="00046747">
          <w:rPr>
            <w:noProof/>
            <w:webHidden/>
          </w:rPr>
          <w:tab/>
        </w:r>
        <w:r>
          <w:rPr>
            <w:noProof/>
            <w:webHidden/>
          </w:rPr>
          <w:fldChar w:fldCharType="begin"/>
        </w:r>
        <w:r w:rsidR="00046747">
          <w:rPr>
            <w:noProof/>
            <w:webHidden/>
          </w:rPr>
          <w:instrText xml:space="preserve"> PAGEREF _Toc37349944 \h </w:instrText>
        </w:r>
        <w:r>
          <w:rPr>
            <w:noProof/>
            <w:webHidden/>
          </w:rPr>
        </w:r>
        <w:r>
          <w:rPr>
            <w:noProof/>
            <w:webHidden/>
          </w:rPr>
          <w:fldChar w:fldCharType="separate"/>
        </w:r>
        <w:r w:rsidR="00046747">
          <w:rPr>
            <w:noProof/>
            <w:webHidden/>
          </w:rPr>
          <w:t>16</w:t>
        </w:r>
        <w:r>
          <w:rPr>
            <w:noProof/>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45" w:history="1">
        <w:r w:rsidR="00046747" w:rsidRPr="00432B06">
          <w:rPr>
            <w:rStyle w:val="Hyperlink"/>
            <w:noProof/>
          </w:rPr>
          <w:t>4.2.</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Recommended Classes</w:t>
        </w:r>
        <w:r w:rsidR="00046747">
          <w:rPr>
            <w:noProof/>
            <w:webHidden/>
          </w:rPr>
          <w:tab/>
        </w:r>
        <w:r>
          <w:rPr>
            <w:noProof/>
            <w:webHidden/>
          </w:rPr>
          <w:fldChar w:fldCharType="begin"/>
        </w:r>
        <w:r w:rsidR="00046747">
          <w:rPr>
            <w:noProof/>
            <w:webHidden/>
          </w:rPr>
          <w:instrText xml:space="preserve"> PAGEREF _Toc37349945 \h </w:instrText>
        </w:r>
        <w:r>
          <w:rPr>
            <w:noProof/>
            <w:webHidden/>
          </w:rPr>
        </w:r>
        <w:r>
          <w:rPr>
            <w:noProof/>
            <w:webHidden/>
          </w:rPr>
          <w:fldChar w:fldCharType="separate"/>
        </w:r>
        <w:r w:rsidR="00046747">
          <w:rPr>
            <w:noProof/>
            <w:webHidden/>
          </w:rPr>
          <w:t>17</w:t>
        </w:r>
        <w:r>
          <w:rPr>
            <w:noProof/>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46" w:history="1">
        <w:r w:rsidR="00046747" w:rsidRPr="00432B06">
          <w:rPr>
            <w:rStyle w:val="Hyperlink"/>
            <w:noProof/>
          </w:rPr>
          <w:t>4.3.</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Optional Classes</w:t>
        </w:r>
        <w:r w:rsidR="00046747">
          <w:rPr>
            <w:noProof/>
            <w:webHidden/>
          </w:rPr>
          <w:tab/>
        </w:r>
        <w:r>
          <w:rPr>
            <w:noProof/>
            <w:webHidden/>
          </w:rPr>
          <w:fldChar w:fldCharType="begin"/>
        </w:r>
        <w:r w:rsidR="00046747">
          <w:rPr>
            <w:noProof/>
            <w:webHidden/>
          </w:rPr>
          <w:instrText xml:space="preserve"> PAGEREF _Toc37349946 \h </w:instrText>
        </w:r>
        <w:r>
          <w:rPr>
            <w:noProof/>
            <w:webHidden/>
          </w:rPr>
        </w:r>
        <w:r>
          <w:rPr>
            <w:noProof/>
            <w:webHidden/>
          </w:rPr>
          <w:fldChar w:fldCharType="separate"/>
        </w:r>
        <w:r w:rsidR="00046747">
          <w:rPr>
            <w:noProof/>
            <w:webHidden/>
          </w:rPr>
          <w:t>18</w:t>
        </w:r>
        <w:r>
          <w:rPr>
            <w:noProof/>
            <w:webHidden/>
          </w:rPr>
          <w:fldChar w:fldCharType="end"/>
        </w:r>
      </w:hyperlink>
    </w:p>
    <w:p w:rsidR="00046747" w:rsidRDefault="003D1367">
      <w:pPr>
        <w:pStyle w:val="Verzeichnis1"/>
        <w:rPr>
          <w:rFonts w:asciiTheme="minorHAnsi" w:eastAsiaTheme="minorEastAsia" w:hAnsiTheme="minorHAnsi" w:cstheme="minorBidi"/>
          <w:b w:val="0"/>
          <w:bCs w:val="0"/>
          <w:sz w:val="22"/>
          <w:szCs w:val="22"/>
          <w:lang w:val="de-DE" w:eastAsia="de-DE"/>
        </w:rPr>
      </w:pPr>
      <w:hyperlink w:anchor="_Toc37349947" w:history="1">
        <w:r w:rsidR="00046747" w:rsidRPr="00432B06">
          <w:rPr>
            <w:rStyle w:val="Hyperlink"/>
          </w:rPr>
          <w:t>5.</w:t>
        </w:r>
        <w:r w:rsidR="00046747">
          <w:rPr>
            <w:rFonts w:asciiTheme="minorHAnsi" w:eastAsiaTheme="minorEastAsia" w:hAnsiTheme="minorHAnsi" w:cstheme="minorBidi"/>
            <w:b w:val="0"/>
            <w:bCs w:val="0"/>
            <w:sz w:val="22"/>
            <w:szCs w:val="22"/>
            <w:lang w:val="de-DE" w:eastAsia="de-DE"/>
          </w:rPr>
          <w:tab/>
        </w:r>
        <w:r w:rsidR="00046747" w:rsidRPr="00432B06">
          <w:rPr>
            <w:rStyle w:val="Hyperlink"/>
          </w:rPr>
          <w:t>Properties per Class</w:t>
        </w:r>
        <w:r w:rsidR="00046747">
          <w:rPr>
            <w:webHidden/>
          </w:rPr>
          <w:tab/>
        </w:r>
        <w:r>
          <w:rPr>
            <w:webHidden/>
          </w:rPr>
          <w:fldChar w:fldCharType="begin"/>
        </w:r>
        <w:r w:rsidR="00046747">
          <w:rPr>
            <w:webHidden/>
          </w:rPr>
          <w:instrText xml:space="preserve"> PAGEREF _Toc37349947 \h </w:instrText>
        </w:r>
        <w:r>
          <w:rPr>
            <w:webHidden/>
          </w:rPr>
        </w:r>
        <w:r>
          <w:rPr>
            <w:webHidden/>
          </w:rPr>
          <w:fldChar w:fldCharType="separate"/>
        </w:r>
        <w:r w:rsidR="00046747">
          <w:rPr>
            <w:webHidden/>
          </w:rPr>
          <w:t>21</w:t>
        </w:r>
        <w:r>
          <w:rPr>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48" w:history="1">
        <w:r w:rsidR="00046747" w:rsidRPr="00432B06">
          <w:rPr>
            <w:rStyle w:val="Hyperlink"/>
            <w:noProof/>
          </w:rPr>
          <w:t>5.1.</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Class “Catalogue”</w:t>
        </w:r>
        <w:r w:rsidR="00046747">
          <w:rPr>
            <w:noProof/>
            <w:webHidden/>
          </w:rPr>
          <w:tab/>
        </w:r>
        <w:r>
          <w:rPr>
            <w:noProof/>
            <w:webHidden/>
          </w:rPr>
          <w:fldChar w:fldCharType="begin"/>
        </w:r>
        <w:r w:rsidR="00046747">
          <w:rPr>
            <w:noProof/>
            <w:webHidden/>
          </w:rPr>
          <w:instrText xml:space="preserve"> PAGEREF _Toc37349948 \h </w:instrText>
        </w:r>
        <w:r>
          <w:rPr>
            <w:noProof/>
            <w:webHidden/>
          </w:rPr>
        </w:r>
        <w:r>
          <w:rPr>
            <w:noProof/>
            <w:webHidden/>
          </w:rPr>
          <w:fldChar w:fldCharType="separate"/>
        </w:r>
        <w:r w:rsidR="00046747">
          <w:rPr>
            <w:noProof/>
            <w:webHidden/>
          </w:rPr>
          <w:t>21</w:t>
        </w:r>
        <w:r>
          <w:rPr>
            <w:noProof/>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49" w:history="1">
        <w:r w:rsidR="00046747" w:rsidRPr="00432B06">
          <w:rPr>
            <w:rStyle w:val="Hyperlink"/>
            <w:noProof/>
          </w:rPr>
          <w:t>5.2.</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Class “Catalogue Record”</w:t>
        </w:r>
        <w:r w:rsidR="00046747">
          <w:rPr>
            <w:noProof/>
            <w:webHidden/>
          </w:rPr>
          <w:tab/>
        </w:r>
        <w:r>
          <w:rPr>
            <w:noProof/>
            <w:webHidden/>
          </w:rPr>
          <w:fldChar w:fldCharType="begin"/>
        </w:r>
        <w:r w:rsidR="00046747">
          <w:rPr>
            <w:noProof/>
            <w:webHidden/>
          </w:rPr>
          <w:instrText xml:space="preserve"> PAGEREF _Toc37349949 \h </w:instrText>
        </w:r>
        <w:r>
          <w:rPr>
            <w:noProof/>
            <w:webHidden/>
          </w:rPr>
        </w:r>
        <w:r>
          <w:rPr>
            <w:noProof/>
            <w:webHidden/>
          </w:rPr>
          <w:fldChar w:fldCharType="separate"/>
        </w:r>
        <w:r w:rsidR="00046747">
          <w:rPr>
            <w:noProof/>
            <w:webHidden/>
          </w:rPr>
          <w:t>24</w:t>
        </w:r>
        <w:r>
          <w:rPr>
            <w:noProof/>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50" w:history="1">
        <w:r w:rsidR="00046747" w:rsidRPr="00432B06">
          <w:rPr>
            <w:rStyle w:val="Hyperlink"/>
            <w:noProof/>
          </w:rPr>
          <w:t>5.3.</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Class “Dataset”</w:t>
        </w:r>
        <w:r w:rsidR="00046747">
          <w:rPr>
            <w:noProof/>
            <w:webHidden/>
          </w:rPr>
          <w:tab/>
        </w:r>
        <w:r>
          <w:rPr>
            <w:noProof/>
            <w:webHidden/>
          </w:rPr>
          <w:fldChar w:fldCharType="begin"/>
        </w:r>
        <w:r w:rsidR="00046747">
          <w:rPr>
            <w:noProof/>
            <w:webHidden/>
          </w:rPr>
          <w:instrText xml:space="preserve"> PAGEREF _Toc37349950 \h </w:instrText>
        </w:r>
        <w:r>
          <w:rPr>
            <w:noProof/>
            <w:webHidden/>
          </w:rPr>
        </w:r>
        <w:r>
          <w:rPr>
            <w:noProof/>
            <w:webHidden/>
          </w:rPr>
          <w:fldChar w:fldCharType="separate"/>
        </w:r>
        <w:r w:rsidR="00046747">
          <w:rPr>
            <w:noProof/>
            <w:webHidden/>
          </w:rPr>
          <w:t>26</w:t>
        </w:r>
        <w:r>
          <w:rPr>
            <w:noProof/>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51" w:history="1">
        <w:r w:rsidR="00046747" w:rsidRPr="00432B06">
          <w:rPr>
            <w:rStyle w:val="Hyperlink"/>
            <w:noProof/>
          </w:rPr>
          <w:t>5.4.</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“Distribution”</w:t>
        </w:r>
        <w:r w:rsidR="00046747">
          <w:rPr>
            <w:noProof/>
            <w:webHidden/>
          </w:rPr>
          <w:tab/>
        </w:r>
        <w:r>
          <w:rPr>
            <w:noProof/>
            <w:webHidden/>
          </w:rPr>
          <w:fldChar w:fldCharType="begin"/>
        </w:r>
        <w:r w:rsidR="00046747">
          <w:rPr>
            <w:noProof/>
            <w:webHidden/>
          </w:rPr>
          <w:instrText xml:space="preserve"> PAGEREF _Toc37349951 \h </w:instrText>
        </w:r>
        <w:r>
          <w:rPr>
            <w:noProof/>
            <w:webHidden/>
          </w:rPr>
        </w:r>
        <w:r>
          <w:rPr>
            <w:noProof/>
            <w:webHidden/>
          </w:rPr>
          <w:fldChar w:fldCharType="separate"/>
        </w:r>
        <w:r w:rsidR="00046747">
          <w:rPr>
            <w:noProof/>
            <w:webHidden/>
          </w:rPr>
          <w:t>34</w:t>
        </w:r>
        <w:r>
          <w:rPr>
            <w:noProof/>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52" w:history="1">
        <w:r w:rsidR="00046747" w:rsidRPr="00432B06">
          <w:rPr>
            <w:rStyle w:val="Hyperlink"/>
            <w:noProof/>
          </w:rPr>
          <w:t>5.5.</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Class “Location”</w:t>
        </w:r>
        <w:r w:rsidR="00046747">
          <w:rPr>
            <w:noProof/>
            <w:webHidden/>
          </w:rPr>
          <w:tab/>
        </w:r>
        <w:r>
          <w:rPr>
            <w:noProof/>
            <w:webHidden/>
          </w:rPr>
          <w:fldChar w:fldCharType="begin"/>
        </w:r>
        <w:r w:rsidR="00046747">
          <w:rPr>
            <w:noProof/>
            <w:webHidden/>
          </w:rPr>
          <w:instrText xml:space="preserve"> PAGEREF _Toc37349952 \h </w:instrText>
        </w:r>
        <w:r>
          <w:rPr>
            <w:noProof/>
            <w:webHidden/>
          </w:rPr>
        </w:r>
        <w:r>
          <w:rPr>
            <w:noProof/>
            <w:webHidden/>
          </w:rPr>
          <w:fldChar w:fldCharType="separate"/>
        </w:r>
        <w:r w:rsidR="00046747">
          <w:rPr>
            <w:noProof/>
            <w:webHidden/>
          </w:rPr>
          <w:t>38</w:t>
        </w:r>
        <w:r>
          <w:rPr>
            <w:noProof/>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53" w:history="1">
        <w:r w:rsidR="00046747" w:rsidRPr="00432B06">
          <w:rPr>
            <w:rStyle w:val="Hyperlink"/>
            <w:noProof/>
          </w:rPr>
          <w:t>5.6.</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Class “Period of Time”</w:t>
        </w:r>
        <w:r w:rsidR="00046747">
          <w:rPr>
            <w:noProof/>
            <w:webHidden/>
          </w:rPr>
          <w:tab/>
        </w:r>
        <w:r>
          <w:rPr>
            <w:noProof/>
            <w:webHidden/>
          </w:rPr>
          <w:fldChar w:fldCharType="begin"/>
        </w:r>
        <w:r w:rsidR="00046747">
          <w:rPr>
            <w:noProof/>
            <w:webHidden/>
          </w:rPr>
          <w:instrText xml:space="preserve"> PAGEREF _Toc37349953 \h </w:instrText>
        </w:r>
        <w:r>
          <w:rPr>
            <w:noProof/>
            <w:webHidden/>
          </w:rPr>
        </w:r>
        <w:r>
          <w:rPr>
            <w:noProof/>
            <w:webHidden/>
          </w:rPr>
          <w:fldChar w:fldCharType="separate"/>
        </w:r>
        <w:r w:rsidR="00046747">
          <w:rPr>
            <w:noProof/>
            <w:webHidden/>
          </w:rPr>
          <w:t>39</w:t>
        </w:r>
        <w:r>
          <w:rPr>
            <w:noProof/>
            <w:webHidden/>
          </w:rPr>
          <w:fldChar w:fldCharType="end"/>
        </w:r>
      </w:hyperlink>
    </w:p>
    <w:p w:rsidR="00046747" w:rsidRDefault="003D1367">
      <w:pPr>
        <w:pStyle w:val="Verzeichnis1"/>
        <w:rPr>
          <w:rFonts w:asciiTheme="minorHAnsi" w:eastAsiaTheme="minorEastAsia" w:hAnsiTheme="minorHAnsi" w:cstheme="minorBidi"/>
          <w:b w:val="0"/>
          <w:bCs w:val="0"/>
          <w:sz w:val="22"/>
          <w:szCs w:val="22"/>
          <w:lang w:val="de-DE" w:eastAsia="de-DE"/>
        </w:rPr>
      </w:pPr>
      <w:hyperlink w:anchor="_Toc37349954" w:history="1">
        <w:r w:rsidR="00046747" w:rsidRPr="00432B06">
          <w:rPr>
            <w:rStyle w:val="Hyperlink"/>
          </w:rPr>
          <w:t>6.</w:t>
        </w:r>
        <w:r w:rsidR="00046747">
          <w:rPr>
            <w:rFonts w:asciiTheme="minorHAnsi" w:eastAsiaTheme="minorEastAsia" w:hAnsiTheme="minorHAnsi" w:cstheme="minorBidi"/>
            <w:b w:val="0"/>
            <w:bCs w:val="0"/>
            <w:sz w:val="22"/>
            <w:szCs w:val="22"/>
            <w:lang w:val="de-DE" w:eastAsia="de-DE"/>
          </w:rPr>
          <w:tab/>
        </w:r>
        <w:r w:rsidR="00046747" w:rsidRPr="00432B06">
          <w:rPr>
            <w:rStyle w:val="Hyperlink"/>
          </w:rPr>
          <w:t>Controlled Vocabularies</w:t>
        </w:r>
        <w:r w:rsidR="00046747">
          <w:rPr>
            <w:webHidden/>
          </w:rPr>
          <w:tab/>
        </w:r>
        <w:r>
          <w:rPr>
            <w:webHidden/>
          </w:rPr>
          <w:fldChar w:fldCharType="begin"/>
        </w:r>
        <w:r w:rsidR="00046747">
          <w:rPr>
            <w:webHidden/>
          </w:rPr>
          <w:instrText xml:space="preserve"> PAGEREF _Toc37349954 \h </w:instrText>
        </w:r>
        <w:r>
          <w:rPr>
            <w:webHidden/>
          </w:rPr>
        </w:r>
        <w:r>
          <w:rPr>
            <w:webHidden/>
          </w:rPr>
          <w:fldChar w:fldCharType="separate"/>
        </w:r>
        <w:r w:rsidR="00046747">
          <w:rPr>
            <w:webHidden/>
          </w:rPr>
          <w:t>40</w:t>
        </w:r>
        <w:r>
          <w:rPr>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55" w:history="1">
        <w:r w:rsidR="00046747" w:rsidRPr="00432B06">
          <w:rPr>
            <w:rStyle w:val="Hyperlink"/>
            <w:noProof/>
          </w:rPr>
          <w:t>6.1.</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Requirements for controlled vocabularies</w:t>
        </w:r>
        <w:r w:rsidR="00046747">
          <w:rPr>
            <w:noProof/>
            <w:webHidden/>
          </w:rPr>
          <w:tab/>
        </w:r>
        <w:r>
          <w:rPr>
            <w:noProof/>
            <w:webHidden/>
          </w:rPr>
          <w:fldChar w:fldCharType="begin"/>
        </w:r>
        <w:r w:rsidR="00046747">
          <w:rPr>
            <w:noProof/>
            <w:webHidden/>
          </w:rPr>
          <w:instrText xml:space="preserve"> PAGEREF _Toc37349955 \h </w:instrText>
        </w:r>
        <w:r>
          <w:rPr>
            <w:noProof/>
            <w:webHidden/>
          </w:rPr>
        </w:r>
        <w:r>
          <w:rPr>
            <w:noProof/>
            <w:webHidden/>
          </w:rPr>
          <w:fldChar w:fldCharType="separate"/>
        </w:r>
        <w:r w:rsidR="00046747">
          <w:rPr>
            <w:noProof/>
            <w:webHidden/>
          </w:rPr>
          <w:t>40</w:t>
        </w:r>
        <w:r>
          <w:rPr>
            <w:noProof/>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56" w:history="1">
        <w:r w:rsidR="00046747" w:rsidRPr="00432B06">
          <w:rPr>
            <w:rStyle w:val="Hyperlink"/>
            <w:noProof/>
          </w:rPr>
          <w:t>6.2.</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Controlled vocabularies to be used</w:t>
        </w:r>
        <w:r w:rsidR="00046747">
          <w:rPr>
            <w:noProof/>
            <w:webHidden/>
          </w:rPr>
          <w:tab/>
        </w:r>
        <w:r>
          <w:rPr>
            <w:noProof/>
            <w:webHidden/>
          </w:rPr>
          <w:fldChar w:fldCharType="begin"/>
        </w:r>
        <w:r w:rsidR="00046747">
          <w:rPr>
            <w:noProof/>
            <w:webHidden/>
          </w:rPr>
          <w:instrText xml:space="preserve"> PAGEREF _Toc37349956 \h </w:instrText>
        </w:r>
        <w:r>
          <w:rPr>
            <w:noProof/>
            <w:webHidden/>
          </w:rPr>
        </w:r>
        <w:r>
          <w:rPr>
            <w:noProof/>
            <w:webHidden/>
          </w:rPr>
          <w:fldChar w:fldCharType="separate"/>
        </w:r>
        <w:r w:rsidR="00046747">
          <w:rPr>
            <w:noProof/>
            <w:webHidden/>
          </w:rPr>
          <w:t>40</w:t>
        </w:r>
        <w:r>
          <w:rPr>
            <w:noProof/>
            <w:webHidden/>
          </w:rPr>
          <w:fldChar w:fldCharType="end"/>
        </w:r>
      </w:hyperlink>
    </w:p>
    <w:p w:rsidR="00046747" w:rsidRDefault="003D1367">
      <w:pPr>
        <w:pStyle w:val="Verzeichnis1"/>
        <w:rPr>
          <w:rFonts w:asciiTheme="minorHAnsi" w:eastAsiaTheme="minorEastAsia" w:hAnsiTheme="minorHAnsi" w:cstheme="minorBidi"/>
          <w:b w:val="0"/>
          <w:bCs w:val="0"/>
          <w:sz w:val="22"/>
          <w:szCs w:val="22"/>
          <w:lang w:val="de-DE" w:eastAsia="de-DE"/>
        </w:rPr>
      </w:pPr>
      <w:hyperlink w:anchor="_Toc37349957" w:history="1">
        <w:r w:rsidR="00046747" w:rsidRPr="00432B06">
          <w:rPr>
            <w:rStyle w:val="Hyperlink"/>
          </w:rPr>
          <w:t>7.</w:t>
        </w:r>
        <w:r w:rsidR="00046747">
          <w:rPr>
            <w:rFonts w:asciiTheme="minorHAnsi" w:eastAsiaTheme="minorEastAsia" w:hAnsiTheme="minorHAnsi" w:cstheme="minorBidi"/>
            <w:b w:val="0"/>
            <w:bCs w:val="0"/>
            <w:sz w:val="22"/>
            <w:szCs w:val="22"/>
            <w:lang w:val="de-DE" w:eastAsia="de-DE"/>
          </w:rPr>
          <w:tab/>
        </w:r>
        <w:r w:rsidR="00046747" w:rsidRPr="00432B06">
          <w:rPr>
            <w:rStyle w:val="Hyperlink"/>
          </w:rPr>
          <w:t>Conformity Statement to DCAT-AP 2.0.0</w:t>
        </w:r>
        <w:r w:rsidR="00046747">
          <w:rPr>
            <w:webHidden/>
          </w:rPr>
          <w:tab/>
        </w:r>
        <w:r>
          <w:rPr>
            <w:webHidden/>
          </w:rPr>
          <w:fldChar w:fldCharType="begin"/>
        </w:r>
        <w:r w:rsidR="00046747">
          <w:rPr>
            <w:webHidden/>
          </w:rPr>
          <w:instrText xml:space="preserve"> PAGEREF _Toc37349957 \h </w:instrText>
        </w:r>
        <w:r>
          <w:rPr>
            <w:webHidden/>
          </w:rPr>
        </w:r>
        <w:r>
          <w:rPr>
            <w:webHidden/>
          </w:rPr>
          <w:fldChar w:fldCharType="separate"/>
        </w:r>
        <w:r w:rsidR="00046747">
          <w:rPr>
            <w:webHidden/>
          </w:rPr>
          <w:t>44</w:t>
        </w:r>
        <w:r>
          <w:rPr>
            <w:webHidden/>
          </w:rPr>
          <w:fldChar w:fldCharType="end"/>
        </w:r>
      </w:hyperlink>
    </w:p>
    <w:p w:rsidR="00046747" w:rsidRDefault="003D1367">
      <w:pPr>
        <w:pStyle w:val="Verzeichnis1"/>
        <w:rPr>
          <w:rFonts w:asciiTheme="minorHAnsi" w:eastAsiaTheme="minorEastAsia" w:hAnsiTheme="minorHAnsi" w:cstheme="minorBidi"/>
          <w:b w:val="0"/>
          <w:bCs w:val="0"/>
          <w:sz w:val="22"/>
          <w:szCs w:val="22"/>
          <w:lang w:val="de-DE" w:eastAsia="de-DE"/>
        </w:rPr>
      </w:pPr>
      <w:hyperlink w:anchor="_Toc37349958" w:history="1">
        <w:r w:rsidR="00046747" w:rsidRPr="00432B06">
          <w:rPr>
            <w:rStyle w:val="Hyperlink"/>
          </w:rPr>
          <w:t>8.</w:t>
        </w:r>
        <w:r w:rsidR="00046747">
          <w:rPr>
            <w:rFonts w:asciiTheme="minorHAnsi" w:eastAsiaTheme="minorEastAsia" w:hAnsiTheme="minorHAnsi" w:cstheme="minorBidi"/>
            <w:b w:val="0"/>
            <w:bCs w:val="0"/>
            <w:sz w:val="22"/>
            <w:szCs w:val="22"/>
            <w:lang w:val="de-DE" w:eastAsia="de-DE"/>
          </w:rPr>
          <w:tab/>
        </w:r>
        <w:r w:rsidR="00046747" w:rsidRPr="00432B06">
          <w:rPr>
            <w:rStyle w:val="Hyperlink"/>
          </w:rPr>
          <w:t>Changes to DCAT-AP 2.0.0</w:t>
        </w:r>
        <w:r w:rsidR="00046747">
          <w:rPr>
            <w:webHidden/>
          </w:rPr>
          <w:tab/>
        </w:r>
        <w:r>
          <w:rPr>
            <w:webHidden/>
          </w:rPr>
          <w:fldChar w:fldCharType="begin"/>
        </w:r>
        <w:r w:rsidR="00046747">
          <w:rPr>
            <w:webHidden/>
          </w:rPr>
          <w:instrText xml:space="preserve"> PAGEREF _Toc37349958 \h </w:instrText>
        </w:r>
        <w:r>
          <w:rPr>
            <w:webHidden/>
          </w:rPr>
        </w:r>
        <w:r>
          <w:rPr>
            <w:webHidden/>
          </w:rPr>
          <w:fldChar w:fldCharType="separate"/>
        </w:r>
        <w:r w:rsidR="00046747">
          <w:rPr>
            <w:webHidden/>
          </w:rPr>
          <w:t>44</w:t>
        </w:r>
        <w:r>
          <w:rPr>
            <w:webHidden/>
          </w:rPr>
          <w:fldChar w:fldCharType="end"/>
        </w:r>
      </w:hyperlink>
    </w:p>
    <w:p w:rsidR="00046747" w:rsidRDefault="003D1367">
      <w:pPr>
        <w:pStyle w:val="Verzeichnis1"/>
        <w:rPr>
          <w:rFonts w:asciiTheme="minorHAnsi" w:eastAsiaTheme="minorEastAsia" w:hAnsiTheme="minorHAnsi" w:cstheme="minorBidi"/>
          <w:b w:val="0"/>
          <w:bCs w:val="0"/>
          <w:sz w:val="22"/>
          <w:szCs w:val="22"/>
          <w:lang w:val="de-DE" w:eastAsia="de-DE"/>
        </w:rPr>
      </w:pPr>
      <w:hyperlink w:anchor="_Toc37349959" w:history="1">
        <w:r w:rsidR="00046747" w:rsidRPr="00432B06">
          <w:rPr>
            <w:rStyle w:val="Hyperlink"/>
          </w:rPr>
          <w:t>9.</w:t>
        </w:r>
        <w:r w:rsidR="00046747">
          <w:rPr>
            <w:rFonts w:asciiTheme="minorHAnsi" w:eastAsiaTheme="minorEastAsia" w:hAnsiTheme="minorHAnsi" w:cstheme="minorBidi"/>
            <w:b w:val="0"/>
            <w:bCs w:val="0"/>
            <w:sz w:val="22"/>
            <w:szCs w:val="22"/>
            <w:lang w:val="de-DE" w:eastAsia="de-DE"/>
          </w:rPr>
          <w:tab/>
        </w:r>
        <w:r w:rsidR="00046747" w:rsidRPr="00432B06">
          <w:rPr>
            <w:rStyle w:val="Hyperlink"/>
          </w:rPr>
          <w:t>Detailed usage Notes</w:t>
        </w:r>
        <w:r w:rsidR="00046747">
          <w:rPr>
            <w:webHidden/>
          </w:rPr>
          <w:tab/>
        </w:r>
        <w:r>
          <w:rPr>
            <w:webHidden/>
          </w:rPr>
          <w:fldChar w:fldCharType="begin"/>
        </w:r>
        <w:r w:rsidR="00046747">
          <w:rPr>
            <w:webHidden/>
          </w:rPr>
          <w:instrText xml:space="preserve"> PAGEREF _Toc37349959 \h </w:instrText>
        </w:r>
        <w:r>
          <w:rPr>
            <w:webHidden/>
          </w:rPr>
        </w:r>
        <w:r>
          <w:rPr>
            <w:webHidden/>
          </w:rPr>
          <w:fldChar w:fldCharType="separate"/>
        </w:r>
        <w:r w:rsidR="00046747">
          <w:rPr>
            <w:webHidden/>
          </w:rPr>
          <w:t>48</w:t>
        </w:r>
        <w:r>
          <w:rPr>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60" w:history="1">
        <w:r w:rsidR="00046747" w:rsidRPr="00432B06">
          <w:rPr>
            <w:rStyle w:val="Hyperlink"/>
            <w:noProof/>
          </w:rPr>
          <w:t>9.1.</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In general</w:t>
        </w:r>
        <w:r w:rsidR="00046747">
          <w:rPr>
            <w:noProof/>
            <w:webHidden/>
          </w:rPr>
          <w:tab/>
        </w:r>
        <w:r>
          <w:rPr>
            <w:noProof/>
            <w:webHidden/>
          </w:rPr>
          <w:fldChar w:fldCharType="begin"/>
        </w:r>
        <w:r w:rsidR="00046747">
          <w:rPr>
            <w:noProof/>
            <w:webHidden/>
          </w:rPr>
          <w:instrText xml:space="preserve"> PAGEREF _Toc37349960 \h </w:instrText>
        </w:r>
        <w:r>
          <w:rPr>
            <w:noProof/>
            <w:webHidden/>
          </w:rPr>
        </w:r>
        <w:r>
          <w:rPr>
            <w:noProof/>
            <w:webHidden/>
          </w:rPr>
          <w:fldChar w:fldCharType="separate"/>
        </w:r>
        <w:r w:rsidR="00046747">
          <w:rPr>
            <w:noProof/>
            <w:webHidden/>
          </w:rPr>
          <w:t>48</w:t>
        </w:r>
        <w:r>
          <w:rPr>
            <w:noProof/>
            <w:webHidden/>
          </w:rPr>
          <w:fldChar w:fldCharType="end"/>
        </w:r>
      </w:hyperlink>
    </w:p>
    <w:p w:rsidR="00046747" w:rsidRDefault="003D1367">
      <w:pPr>
        <w:pStyle w:val="Verzeichnis2"/>
        <w:rPr>
          <w:rFonts w:asciiTheme="minorHAnsi" w:eastAsiaTheme="minorEastAsia" w:hAnsiTheme="minorHAnsi" w:cstheme="minorBidi"/>
          <w:noProof/>
          <w:sz w:val="22"/>
          <w:szCs w:val="22"/>
          <w:lang w:val="de-DE" w:eastAsia="de-DE"/>
        </w:rPr>
      </w:pPr>
      <w:hyperlink w:anchor="_Toc37349961" w:history="1">
        <w:r w:rsidR="00046747" w:rsidRPr="00432B06">
          <w:rPr>
            <w:rStyle w:val="Hyperlink"/>
            <w:noProof/>
          </w:rPr>
          <w:t>9.2.</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For Class/Property “xxx”</w:t>
        </w:r>
        <w:r w:rsidR="00046747">
          <w:rPr>
            <w:noProof/>
            <w:webHidden/>
          </w:rPr>
          <w:tab/>
        </w:r>
        <w:r>
          <w:rPr>
            <w:noProof/>
            <w:webHidden/>
          </w:rPr>
          <w:fldChar w:fldCharType="begin"/>
        </w:r>
        <w:r w:rsidR="00046747">
          <w:rPr>
            <w:noProof/>
            <w:webHidden/>
          </w:rPr>
          <w:instrText xml:space="preserve"> PAGEREF _Toc37349961 \h </w:instrText>
        </w:r>
        <w:r>
          <w:rPr>
            <w:noProof/>
            <w:webHidden/>
          </w:rPr>
        </w:r>
        <w:r>
          <w:rPr>
            <w:noProof/>
            <w:webHidden/>
          </w:rPr>
          <w:fldChar w:fldCharType="separate"/>
        </w:r>
        <w:r w:rsidR="00046747">
          <w:rPr>
            <w:noProof/>
            <w:webHidden/>
          </w:rPr>
          <w:t>48</w:t>
        </w:r>
        <w:r>
          <w:rPr>
            <w:noProof/>
            <w:webHidden/>
          </w:rPr>
          <w:fldChar w:fldCharType="end"/>
        </w:r>
      </w:hyperlink>
    </w:p>
    <w:p w:rsidR="00046747" w:rsidRDefault="003D1367">
      <w:pPr>
        <w:pStyle w:val="Verzeichnis1"/>
        <w:rPr>
          <w:rFonts w:asciiTheme="minorHAnsi" w:eastAsiaTheme="minorEastAsia" w:hAnsiTheme="minorHAnsi" w:cstheme="minorBidi"/>
          <w:b w:val="0"/>
          <w:bCs w:val="0"/>
          <w:sz w:val="22"/>
          <w:szCs w:val="22"/>
          <w:lang w:val="de-DE" w:eastAsia="de-DE"/>
        </w:rPr>
      </w:pPr>
      <w:hyperlink w:anchor="_Toc37349962" w:history="1">
        <w:r w:rsidR="00046747" w:rsidRPr="00432B06">
          <w:rPr>
            <w:rStyle w:val="Hyperlink"/>
          </w:rPr>
          <w:t>10.</w:t>
        </w:r>
        <w:r w:rsidR="00046747">
          <w:rPr>
            <w:rFonts w:asciiTheme="minorHAnsi" w:eastAsiaTheme="minorEastAsia" w:hAnsiTheme="minorHAnsi" w:cstheme="minorBidi"/>
            <w:b w:val="0"/>
            <w:bCs w:val="0"/>
            <w:sz w:val="22"/>
            <w:szCs w:val="22"/>
            <w:lang w:val="de-DE" w:eastAsia="de-DE"/>
          </w:rPr>
          <w:tab/>
        </w:r>
        <w:r w:rsidR="00046747" w:rsidRPr="00432B06">
          <w:rPr>
            <w:rStyle w:val="Hyperlink"/>
          </w:rPr>
          <w:t>Mapping table CMC (Version 2019) to DCAT-AP</w:t>
        </w:r>
        <w:r w:rsidR="00046747">
          <w:rPr>
            <w:webHidden/>
          </w:rPr>
          <w:tab/>
        </w:r>
        <w:r>
          <w:rPr>
            <w:webHidden/>
          </w:rPr>
          <w:fldChar w:fldCharType="begin"/>
        </w:r>
        <w:r w:rsidR="00046747">
          <w:rPr>
            <w:webHidden/>
          </w:rPr>
          <w:instrText xml:space="preserve"> PAGEREF _Toc37349962 \h </w:instrText>
        </w:r>
        <w:r>
          <w:rPr>
            <w:webHidden/>
          </w:rPr>
        </w:r>
        <w:r>
          <w:rPr>
            <w:webHidden/>
          </w:rPr>
          <w:fldChar w:fldCharType="separate"/>
        </w:r>
        <w:r w:rsidR="00046747">
          <w:rPr>
            <w:webHidden/>
          </w:rPr>
          <w:t>48</w:t>
        </w:r>
        <w:r>
          <w:rPr>
            <w:webHidden/>
          </w:rPr>
          <w:fldChar w:fldCharType="end"/>
        </w:r>
      </w:hyperlink>
    </w:p>
    <w:p w:rsidR="00046747" w:rsidRDefault="003D1367">
      <w:pPr>
        <w:pStyle w:val="Verzeichnis1"/>
        <w:rPr>
          <w:rFonts w:asciiTheme="minorHAnsi" w:eastAsiaTheme="minorEastAsia" w:hAnsiTheme="minorHAnsi" w:cstheme="minorBidi"/>
          <w:b w:val="0"/>
          <w:bCs w:val="0"/>
          <w:sz w:val="22"/>
          <w:szCs w:val="22"/>
          <w:lang w:val="de-DE" w:eastAsia="de-DE"/>
        </w:rPr>
      </w:pPr>
      <w:hyperlink w:anchor="_Toc37349963" w:history="1">
        <w:r w:rsidR="00046747" w:rsidRPr="00432B06">
          <w:rPr>
            <w:rStyle w:val="Hyperlink"/>
          </w:rPr>
          <w:t>11.</w:t>
        </w:r>
        <w:r w:rsidR="00046747">
          <w:rPr>
            <w:rFonts w:asciiTheme="minorHAnsi" w:eastAsiaTheme="minorEastAsia" w:hAnsiTheme="minorHAnsi" w:cstheme="minorBidi"/>
            <w:b w:val="0"/>
            <w:bCs w:val="0"/>
            <w:sz w:val="22"/>
            <w:szCs w:val="22"/>
            <w:lang w:val="de-DE" w:eastAsia="de-DE"/>
          </w:rPr>
          <w:tab/>
        </w:r>
        <w:r w:rsidR="00046747" w:rsidRPr="00432B06">
          <w:rPr>
            <w:rStyle w:val="Hyperlink"/>
          </w:rPr>
          <w:t>Summary, Recommendations and Future Steps</w:t>
        </w:r>
        <w:r w:rsidR="00046747">
          <w:rPr>
            <w:webHidden/>
          </w:rPr>
          <w:tab/>
        </w:r>
        <w:r>
          <w:rPr>
            <w:webHidden/>
          </w:rPr>
          <w:fldChar w:fldCharType="begin"/>
        </w:r>
        <w:r w:rsidR="00046747">
          <w:rPr>
            <w:webHidden/>
          </w:rPr>
          <w:instrText xml:space="preserve"> PAGEREF _Toc37349963 \h </w:instrText>
        </w:r>
        <w:r>
          <w:rPr>
            <w:webHidden/>
          </w:rPr>
        </w:r>
        <w:r>
          <w:rPr>
            <w:webHidden/>
          </w:rPr>
          <w:fldChar w:fldCharType="separate"/>
        </w:r>
        <w:r w:rsidR="00046747">
          <w:rPr>
            <w:webHidden/>
          </w:rPr>
          <w:t>49</w:t>
        </w:r>
        <w:r>
          <w:rPr>
            <w:webHidden/>
          </w:rPr>
          <w:fldChar w:fldCharType="end"/>
        </w:r>
      </w:hyperlink>
    </w:p>
    <w:p w:rsidR="00046747" w:rsidRDefault="003D1367">
      <w:pPr>
        <w:pStyle w:val="Verzeichnis2"/>
        <w:tabs>
          <w:tab w:val="left" w:pos="2836"/>
        </w:tabs>
        <w:rPr>
          <w:rFonts w:asciiTheme="minorHAnsi" w:eastAsiaTheme="minorEastAsia" w:hAnsiTheme="minorHAnsi" w:cstheme="minorBidi"/>
          <w:noProof/>
          <w:sz w:val="22"/>
          <w:szCs w:val="22"/>
          <w:lang w:val="de-DE" w:eastAsia="de-DE"/>
        </w:rPr>
      </w:pPr>
      <w:hyperlink w:anchor="_Toc37349964" w:history="1">
        <w:r w:rsidR="00046747" w:rsidRPr="00432B06">
          <w:rPr>
            <w:rStyle w:val="Hyperlink"/>
            <w:noProof/>
          </w:rPr>
          <w:t>11.1.</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Summary</w:t>
        </w:r>
        <w:r w:rsidR="00046747">
          <w:rPr>
            <w:noProof/>
            <w:webHidden/>
          </w:rPr>
          <w:tab/>
        </w:r>
        <w:r>
          <w:rPr>
            <w:noProof/>
            <w:webHidden/>
          </w:rPr>
          <w:fldChar w:fldCharType="begin"/>
        </w:r>
        <w:r w:rsidR="00046747">
          <w:rPr>
            <w:noProof/>
            <w:webHidden/>
          </w:rPr>
          <w:instrText xml:space="preserve"> PAGEREF _Toc37349964 \h </w:instrText>
        </w:r>
        <w:r>
          <w:rPr>
            <w:noProof/>
            <w:webHidden/>
          </w:rPr>
        </w:r>
        <w:r>
          <w:rPr>
            <w:noProof/>
            <w:webHidden/>
          </w:rPr>
          <w:fldChar w:fldCharType="separate"/>
        </w:r>
        <w:r w:rsidR="00046747">
          <w:rPr>
            <w:noProof/>
            <w:webHidden/>
          </w:rPr>
          <w:t>49</w:t>
        </w:r>
        <w:r>
          <w:rPr>
            <w:noProof/>
            <w:webHidden/>
          </w:rPr>
          <w:fldChar w:fldCharType="end"/>
        </w:r>
      </w:hyperlink>
    </w:p>
    <w:p w:rsidR="00046747" w:rsidRDefault="003D1367">
      <w:pPr>
        <w:pStyle w:val="Verzeichnis2"/>
        <w:tabs>
          <w:tab w:val="left" w:pos="2836"/>
        </w:tabs>
        <w:rPr>
          <w:rFonts w:asciiTheme="minorHAnsi" w:eastAsiaTheme="minorEastAsia" w:hAnsiTheme="minorHAnsi" w:cstheme="minorBidi"/>
          <w:noProof/>
          <w:sz w:val="22"/>
          <w:szCs w:val="22"/>
          <w:lang w:val="de-DE" w:eastAsia="de-DE"/>
        </w:rPr>
      </w:pPr>
      <w:hyperlink w:anchor="_Toc37349965" w:history="1">
        <w:r w:rsidR="00046747" w:rsidRPr="00432B06">
          <w:rPr>
            <w:rStyle w:val="Hyperlink"/>
            <w:noProof/>
          </w:rPr>
          <w:t>11.2.</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Recommendations</w:t>
        </w:r>
        <w:r w:rsidR="00046747">
          <w:rPr>
            <w:noProof/>
            <w:webHidden/>
          </w:rPr>
          <w:tab/>
        </w:r>
        <w:r>
          <w:rPr>
            <w:noProof/>
            <w:webHidden/>
          </w:rPr>
          <w:fldChar w:fldCharType="begin"/>
        </w:r>
        <w:r w:rsidR="00046747">
          <w:rPr>
            <w:noProof/>
            <w:webHidden/>
          </w:rPr>
          <w:instrText xml:space="preserve"> PAGEREF _Toc37349965 \h </w:instrText>
        </w:r>
        <w:r>
          <w:rPr>
            <w:noProof/>
            <w:webHidden/>
          </w:rPr>
        </w:r>
        <w:r>
          <w:rPr>
            <w:noProof/>
            <w:webHidden/>
          </w:rPr>
          <w:fldChar w:fldCharType="separate"/>
        </w:r>
        <w:r w:rsidR="00046747">
          <w:rPr>
            <w:noProof/>
            <w:webHidden/>
          </w:rPr>
          <w:t>49</w:t>
        </w:r>
        <w:r>
          <w:rPr>
            <w:noProof/>
            <w:webHidden/>
          </w:rPr>
          <w:fldChar w:fldCharType="end"/>
        </w:r>
      </w:hyperlink>
    </w:p>
    <w:p w:rsidR="00046747" w:rsidRDefault="003D1367">
      <w:pPr>
        <w:pStyle w:val="Verzeichnis2"/>
        <w:tabs>
          <w:tab w:val="left" w:pos="2836"/>
        </w:tabs>
        <w:rPr>
          <w:rFonts w:asciiTheme="minorHAnsi" w:eastAsiaTheme="minorEastAsia" w:hAnsiTheme="minorHAnsi" w:cstheme="minorBidi"/>
          <w:noProof/>
          <w:sz w:val="22"/>
          <w:szCs w:val="22"/>
          <w:lang w:val="de-DE" w:eastAsia="de-DE"/>
        </w:rPr>
      </w:pPr>
      <w:hyperlink w:anchor="_Toc37349966" w:history="1">
        <w:r w:rsidR="00046747" w:rsidRPr="00432B06">
          <w:rPr>
            <w:rStyle w:val="Hyperlink"/>
            <w:noProof/>
          </w:rPr>
          <w:t>11.3.</w:t>
        </w:r>
        <w:r w:rsidR="00046747">
          <w:rPr>
            <w:rFonts w:asciiTheme="minorHAnsi" w:eastAsiaTheme="minorEastAsia" w:hAnsiTheme="minorHAnsi" w:cstheme="minorBidi"/>
            <w:noProof/>
            <w:sz w:val="22"/>
            <w:szCs w:val="22"/>
            <w:lang w:val="de-DE" w:eastAsia="de-DE"/>
          </w:rPr>
          <w:tab/>
        </w:r>
        <w:r w:rsidR="00046747" w:rsidRPr="00432B06">
          <w:rPr>
            <w:rStyle w:val="Hyperlink"/>
            <w:noProof/>
          </w:rPr>
          <w:t>Future Steps</w:t>
        </w:r>
        <w:r w:rsidR="00046747">
          <w:rPr>
            <w:noProof/>
            <w:webHidden/>
          </w:rPr>
          <w:tab/>
        </w:r>
        <w:r>
          <w:rPr>
            <w:noProof/>
            <w:webHidden/>
          </w:rPr>
          <w:fldChar w:fldCharType="begin"/>
        </w:r>
        <w:r w:rsidR="00046747">
          <w:rPr>
            <w:noProof/>
            <w:webHidden/>
          </w:rPr>
          <w:instrText xml:space="preserve"> PAGEREF _Toc37349966 \h </w:instrText>
        </w:r>
        <w:r>
          <w:rPr>
            <w:noProof/>
            <w:webHidden/>
          </w:rPr>
        </w:r>
        <w:r>
          <w:rPr>
            <w:noProof/>
            <w:webHidden/>
          </w:rPr>
          <w:fldChar w:fldCharType="separate"/>
        </w:r>
        <w:r w:rsidR="00046747">
          <w:rPr>
            <w:noProof/>
            <w:webHidden/>
          </w:rPr>
          <w:t>49</w:t>
        </w:r>
        <w:r>
          <w:rPr>
            <w:noProof/>
            <w:webHidden/>
          </w:rPr>
          <w:fldChar w:fldCharType="end"/>
        </w:r>
      </w:hyperlink>
    </w:p>
    <w:p w:rsidR="00490E04" w:rsidRPr="00E8059B" w:rsidRDefault="003D1367" w:rsidP="00685072">
      <w:pPr>
        <w:pStyle w:val="Verzeichnis1"/>
        <w:tabs>
          <w:tab w:val="left" w:pos="1985"/>
        </w:tabs>
        <w:spacing w:after="0"/>
        <w:ind w:left="2977" w:right="284" w:hanging="992"/>
      </w:pPr>
      <w:r w:rsidRPr="00530EB6">
        <w:rPr>
          <w:rFonts w:cs="Arial"/>
          <w:sz w:val="22"/>
          <w:szCs w:val="22"/>
        </w:rPr>
        <w:fldChar w:fldCharType="end"/>
      </w:r>
    </w:p>
    <w:p w:rsidR="009D7D67" w:rsidRPr="00E8059B" w:rsidRDefault="004F45B0" w:rsidP="004B6B96">
      <w:pPr>
        <w:pStyle w:val="berschrift1"/>
        <w:tabs>
          <w:tab w:val="left" w:pos="1080"/>
        </w:tabs>
        <w:ind w:left="2410"/>
        <w:rPr>
          <w:color w:val="1F497D"/>
        </w:rPr>
      </w:pPr>
      <w:r w:rsidRPr="00E8059B">
        <w:br w:type="page"/>
      </w:r>
      <w:bookmarkStart w:id="3" w:name="_Toc37349936"/>
      <w:r w:rsidR="00291C8A" w:rsidRPr="00E8059B">
        <w:rPr>
          <w:color w:val="1F497D"/>
        </w:rPr>
        <w:lastRenderedPageBreak/>
        <w:t>Introduction</w:t>
      </w:r>
      <w:bookmarkEnd w:id="3"/>
    </w:p>
    <w:p w:rsidR="00C92DF1" w:rsidRPr="00E8059B" w:rsidRDefault="00C92DF1" w:rsidP="00C92DF1">
      <w:pPr>
        <w:pStyle w:val="berschrift2"/>
        <w:tabs>
          <w:tab w:val="clear" w:pos="576"/>
          <w:tab w:val="clear" w:pos="2552"/>
          <w:tab w:val="num" w:pos="2560"/>
        </w:tabs>
        <w:ind w:left="2552" w:hanging="567"/>
        <w:jc w:val="left"/>
      </w:pPr>
      <w:r w:rsidRPr="00E8059B">
        <w:tab/>
      </w:r>
      <w:bookmarkStart w:id="4" w:name="_Toc37349937"/>
      <w:r w:rsidR="003561D3">
        <w:t>Context</w:t>
      </w:r>
      <w:bookmarkEnd w:id="4"/>
    </w:p>
    <w:p w:rsidR="0075765F" w:rsidRDefault="0075765F" w:rsidP="0075765F">
      <w:pPr>
        <w:pStyle w:val="Paragraphe"/>
        <w:ind w:left="1985"/>
      </w:pPr>
      <w:r>
        <w:t xml:space="preserve">A National Access Point (NAP) is an intermediary digital platform and is part of </w:t>
      </w:r>
      <w:r w:rsidR="00B97392">
        <w:t xml:space="preserve">EU Delegated Regulations 2017/1926, 885/2013, 886/2013 and 2015/962 </w:t>
      </w:r>
      <w:r>
        <w:t>of the EU ITS Directive 2010/40/EU</w:t>
      </w:r>
      <w:r w:rsidR="005425C1">
        <w:rPr>
          <w:rStyle w:val="Funotenzeichen"/>
        </w:rPr>
        <w:footnoteReference w:id="1"/>
      </w:r>
      <w:r>
        <w:t xml:space="preserve">. One of the main functions is </w:t>
      </w:r>
      <w:r w:rsidR="005425C1">
        <w:t xml:space="preserve">to </w:t>
      </w:r>
      <w:r w:rsidR="00977279">
        <w:t>enable access and exchange of traffic and mobility data</w:t>
      </w:r>
      <w:r w:rsidR="005425C1">
        <w:t xml:space="preserve"> via a NAP</w:t>
      </w:r>
      <w:r>
        <w:t>. A detailed and standardized data</w:t>
      </w:r>
      <w:r w:rsidR="00977279">
        <w:t xml:space="preserve"> </w:t>
      </w:r>
      <w:r>
        <w:t xml:space="preserve">set description – the so-called </w:t>
      </w:r>
      <w:r w:rsidR="00977279">
        <w:t>M</w:t>
      </w:r>
      <w:r>
        <w:t xml:space="preserve">etadata </w:t>
      </w:r>
      <w:r w:rsidR="00977279">
        <w:t>–</w:t>
      </w:r>
      <w:r>
        <w:t xml:space="preserve"> </w:t>
      </w:r>
      <w:r w:rsidR="00977279">
        <w:t>facilitates such access by enabling discoverability of data sets within an NAP.</w:t>
      </w:r>
    </w:p>
    <w:p w:rsidR="00DA1023" w:rsidRDefault="00977279" w:rsidP="00DA1023">
      <w:pPr>
        <w:pStyle w:val="Paragraphe"/>
        <w:ind w:left="1985"/>
      </w:pPr>
      <w:r>
        <w:t>A</w:t>
      </w:r>
      <w:r w:rsidR="0075765F">
        <w:t xml:space="preserve"> working group composed by </w:t>
      </w:r>
      <w:r w:rsidR="00DA1023">
        <w:t xml:space="preserve">NAP </w:t>
      </w:r>
      <w:r w:rsidR="0075765F">
        <w:t>representatives from the Netherlands, Germany</w:t>
      </w:r>
      <w:r w:rsidR="003561D3">
        <w:t>,</w:t>
      </w:r>
      <w:r w:rsidR="0075765F">
        <w:t xml:space="preserve"> Austria </w:t>
      </w:r>
      <w:r w:rsidR="003561D3">
        <w:t xml:space="preserve">and Sweden </w:t>
      </w:r>
      <w:r w:rsidR="00D12397">
        <w:t>started an approach</w:t>
      </w:r>
      <w:r>
        <w:t xml:space="preserve"> </w:t>
      </w:r>
      <w:r w:rsidR="00DA1023">
        <w:t>to harmonise Metadata descriptions and structures for the following reasons:</w:t>
      </w:r>
    </w:p>
    <w:p w:rsidR="00DA1023" w:rsidRDefault="00DA1023" w:rsidP="0041409C">
      <w:pPr>
        <w:pStyle w:val="Paragraphe"/>
        <w:numPr>
          <w:ilvl w:val="0"/>
          <w:numId w:val="16"/>
        </w:numPr>
      </w:pPr>
      <w:r>
        <w:t>to help to make data available and searchable for pan-European service providers,</w:t>
      </w:r>
    </w:p>
    <w:p w:rsidR="00DA1023" w:rsidRDefault="00DA1023" w:rsidP="0041409C">
      <w:pPr>
        <w:pStyle w:val="Paragraphe"/>
        <w:numPr>
          <w:ilvl w:val="0"/>
          <w:numId w:val="16"/>
        </w:numPr>
      </w:pPr>
      <w:r>
        <w:t>to ensure Metadata to be machine-readable in a later stage, and</w:t>
      </w:r>
    </w:p>
    <w:p w:rsidR="00DA1023" w:rsidRDefault="00DA1023" w:rsidP="0041409C">
      <w:pPr>
        <w:pStyle w:val="Paragraphe"/>
        <w:numPr>
          <w:ilvl w:val="0"/>
          <w:numId w:val="16"/>
        </w:numPr>
      </w:pPr>
      <w:proofErr w:type="gramStart"/>
      <w:r>
        <w:t>to</w:t>
      </w:r>
      <w:proofErr w:type="gramEnd"/>
      <w:r>
        <w:t xml:space="preserve"> ensure a common understanding of the listed data content.</w:t>
      </w:r>
    </w:p>
    <w:p w:rsidR="00B97392" w:rsidRDefault="00DA1023" w:rsidP="00DA1023">
      <w:pPr>
        <w:pStyle w:val="Paragraphe"/>
        <w:ind w:left="1985"/>
      </w:pPr>
      <w:r>
        <w:t>One major outcome was the “Coordinated Metadata Catalogue”</w:t>
      </w:r>
      <w:r w:rsidR="008034EE">
        <w:t xml:space="preserve"> (CMC)</w:t>
      </w:r>
      <w:r>
        <w:t xml:space="preserve">, </w:t>
      </w:r>
      <w:r w:rsidR="007C1E7C">
        <w:t>describing a</w:t>
      </w:r>
      <w:r w:rsidR="00B97392">
        <w:t xml:space="preserve"> common minimum metadata set which describes all </w:t>
      </w:r>
      <w:r w:rsidR="007C1E7C">
        <w:t xml:space="preserve">potential </w:t>
      </w:r>
      <w:r w:rsidR="00B97392">
        <w:t xml:space="preserve">data </w:t>
      </w:r>
      <w:r w:rsidR="007C1E7C">
        <w:t xml:space="preserve">to be provided in a NAP, according to </w:t>
      </w:r>
      <w:r w:rsidR="00B97392">
        <w:t xml:space="preserve">the EU Directive and the respective </w:t>
      </w:r>
      <w:r w:rsidR="00B97392" w:rsidRPr="00D12397">
        <w:t>Delegated Regulations</w:t>
      </w:r>
      <w:r>
        <w:t xml:space="preserve">. </w:t>
      </w:r>
      <w:r w:rsidR="007C1E7C">
        <w:t>Specifically, it</w:t>
      </w:r>
      <w:r w:rsidR="00B97392">
        <w:t xml:space="preserve"> contains all necessary information for Metadata definition</w:t>
      </w:r>
      <w:r>
        <w:t>s</w:t>
      </w:r>
      <w:r w:rsidR="00B97392">
        <w:t xml:space="preserve"> </w:t>
      </w:r>
      <w:r>
        <w:t xml:space="preserve">in </w:t>
      </w:r>
      <w:r w:rsidR="00B97392">
        <w:t>NAPs</w:t>
      </w:r>
      <w:r>
        <w:t>:</w:t>
      </w:r>
    </w:p>
    <w:p w:rsidR="00B97392" w:rsidRDefault="00B97392" w:rsidP="0041409C">
      <w:pPr>
        <w:pStyle w:val="Paragraphe"/>
        <w:numPr>
          <w:ilvl w:val="0"/>
          <w:numId w:val="16"/>
        </w:numPr>
      </w:pPr>
      <w:r>
        <w:t>Definition of data elements which are necessary to describe a dataset in a minimal but adequately way</w:t>
      </w:r>
    </w:p>
    <w:p w:rsidR="00B97392" w:rsidRDefault="00B97392" w:rsidP="0041409C">
      <w:pPr>
        <w:pStyle w:val="Paragraphe"/>
        <w:numPr>
          <w:ilvl w:val="0"/>
          <w:numId w:val="16"/>
        </w:numPr>
      </w:pPr>
      <w:r>
        <w:t>Definition of wordings and semantics</w:t>
      </w:r>
    </w:p>
    <w:p w:rsidR="00B97392" w:rsidRDefault="00B97392" w:rsidP="0041409C">
      <w:pPr>
        <w:pStyle w:val="Paragraphe"/>
        <w:numPr>
          <w:ilvl w:val="0"/>
          <w:numId w:val="16"/>
        </w:numPr>
      </w:pPr>
      <w:r>
        <w:t>Definition of predefined categorisations</w:t>
      </w:r>
    </w:p>
    <w:p w:rsidR="00B97392" w:rsidRDefault="00B97392" w:rsidP="0041409C">
      <w:pPr>
        <w:pStyle w:val="Paragraphe"/>
        <w:numPr>
          <w:ilvl w:val="0"/>
          <w:numId w:val="16"/>
        </w:numPr>
      </w:pPr>
      <w:r>
        <w:t>Definition of data field name</w:t>
      </w:r>
    </w:p>
    <w:p w:rsidR="00B97392" w:rsidRDefault="00B97392" w:rsidP="0041409C">
      <w:pPr>
        <w:pStyle w:val="Paragraphe"/>
        <w:numPr>
          <w:ilvl w:val="0"/>
          <w:numId w:val="16"/>
        </w:numPr>
      </w:pPr>
      <w:r>
        <w:t>Definition of data value type</w:t>
      </w:r>
    </w:p>
    <w:p w:rsidR="00B97392" w:rsidRDefault="00B97392" w:rsidP="0041409C">
      <w:pPr>
        <w:pStyle w:val="Paragraphe"/>
        <w:numPr>
          <w:ilvl w:val="0"/>
          <w:numId w:val="16"/>
        </w:numPr>
      </w:pPr>
      <w:r>
        <w:t>Recommendations of data field length</w:t>
      </w:r>
    </w:p>
    <w:p w:rsidR="00DA1023" w:rsidRDefault="00DA1023" w:rsidP="00B97392">
      <w:pPr>
        <w:pStyle w:val="Paragraphe"/>
        <w:ind w:left="1985"/>
        <w:rPr>
          <w:color w:val="808080" w:themeColor="background1" w:themeShade="80"/>
        </w:rPr>
      </w:pPr>
    </w:p>
    <w:p w:rsidR="00DA1023" w:rsidRDefault="00DA1023" w:rsidP="00B97392">
      <w:pPr>
        <w:pStyle w:val="Paragraphe"/>
        <w:ind w:left="1985"/>
        <w:rPr>
          <w:color w:val="808080" w:themeColor="background1" w:themeShade="80"/>
        </w:rPr>
      </w:pPr>
    </w:p>
    <w:p w:rsidR="00DA1023" w:rsidRDefault="00DA1023" w:rsidP="00B97392">
      <w:pPr>
        <w:pStyle w:val="Paragraphe"/>
        <w:ind w:left="1985"/>
        <w:rPr>
          <w:color w:val="808080" w:themeColor="background1" w:themeShade="80"/>
        </w:rPr>
      </w:pPr>
    </w:p>
    <w:p w:rsidR="00E152B8" w:rsidRDefault="00E152B8" w:rsidP="00E152B8">
      <w:pPr>
        <w:pStyle w:val="Paragraphe"/>
        <w:ind w:left="1985"/>
        <w:rPr>
          <w:lang w:val="en-US"/>
        </w:rPr>
      </w:pPr>
      <w:r>
        <w:t xml:space="preserve">The first version of </w:t>
      </w:r>
      <w:r w:rsidR="008034EE">
        <w:t>CMC</w:t>
      </w:r>
      <w:r>
        <w:t xml:space="preserve"> dates back to </w:t>
      </w:r>
      <w:r w:rsidR="005E0ACE">
        <w:t>2015</w:t>
      </w:r>
      <w:r w:rsidR="007C1E7C">
        <w:t>.</w:t>
      </w:r>
      <w:r w:rsidR="005E0ACE">
        <w:t xml:space="preserve"> </w:t>
      </w:r>
      <w:r w:rsidR="007C1E7C">
        <w:t>T</w:t>
      </w:r>
      <w:r w:rsidR="005E0ACE">
        <w:t>hough continuing exchange with NAP stakeholders, it</w:t>
      </w:r>
      <w:r>
        <w:t xml:space="preserve"> is now widely know and accepted among many NAP</w:t>
      </w:r>
      <w:r w:rsidR="005E0ACE">
        <w:t>s</w:t>
      </w:r>
      <w:r>
        <w:t xml:space="preserve"> in Europe. </w:t>
      </w:r>
      <w:r>
        <w:rPr>
          <w:lang w:val="en-US"/>
        </w:rPr>
        <w:t xml:space="preserve">It has been </w:t>
      </w:r>
      <w:r w:rsidR="005E0ACE">
        <w:rPr>
          <w:lang w:val="en-US"/>
        </w:rPr>
        <w:t xml:space="preserve">also </w:t>
      </w:r>
      <w:r>
        <w:rPr>
          <w:lang w:val="en-US"/>
        </w:rPr>
        <w:t>recommended</w:t>
      </w:r>
      <w:r w:rsidRPr="00E152B8">
        <w:t xml:space="preserve"> </w:t>
      </w:r>
      <w:r>
        <w:t>by the European Commission</w:t>
      </w:r>
      <w:r>
        <w:rPr>
          <w:lang w:val="en-US"/>
        </w:rPr>
        <w:t xml:space="preserve"> as a blueprint for Metadata structures at each individual NAP in the EU. </w:t>
      </w:r>
    </w:p>
    <w:p w:rsidR="00E152B8" w:rsidRDefault="00E152B8" w:rsidP="00E152B8">
      <w:pPr>
        <w:pStyle w:val="Paragraphe"/>
        <w:ind w:left="1985"/>
      </w:pPr>
      <w:r>
        <w:t>However, the evolving field of mobility data ecosystems, including NAP</w:t>
      </w:r>
      <w:r w:rsidR="007C1E7C">
        <w:t>s</w:t>
      </w:r>
      <w:r>
        <w:t xml:space="preserve">, requires further evolution of the </w:t>
      </w:r>
      <w:r w:rsidR="008034EE">
        <w:t>CMC</w:t>
      </w:r>
      <w:r>
        <w:t xml:space="preserve">. A recent update </w:t>
      </w:r>
      <w:r w:rsidR="00DA1023">
        <w:t>was released in 2019</w:t>
      </w:r>
      <w:r w:rsidR="00DA1023">
        <w:rPr>
          <w:rStyle w:val="Funotenzeichen"/>
        </w:rPr>
        <w:footnoteReference w:id="2"/>
      </w:r>
      <w:r>
        <w:t>. A major milestone in this update was the additional coverage of multi-modal travel data and services (MMTIS), according to Delegated Regulation (EU) 2017/1926.</w:t>
      </w:r>
      <w:r w:rsidR="00DA1023">
        <w:t xml:space="preserve"> </w:t>
      </w:r>
      <w:r>
        <w:rPr>
          <w:lang w:val="en-US"/>
        </w:rPr>
        <w:t xml:space="preserve">It </w:t>
      </w:r>
      <w:r w:rsidR="005E0ACE">
        <w:rPr>
          <w:lang w:val="en-US"/>
        </w:rPr>
        <w:t xml:space="preserve">now </w:t>
      </w:r>
      <w:r>
        <w:rPr>
          <w:lang w:val="en-US"/>
        </w:rPr>
        <w:t>contains definitions for 32 Metadata elements, including their description, types and obligation levels</w:t>
      </w:r>
    </w:p>
    <w:p w:rsidR="00A13800" w:rsidRPr="00A13800" w:rsidRDefault="00A13800" w:rsidP="00A13800">
      <w:pPr>
        <w:pStyle w:val="Paragraphe"/>
        <w:ind w:left="1985"/>
        <w:rPr>
          <w:ins w:id="5" w:author="lubrich" w:date="2020-03-31T15:31:00Z"/>
          <w:lang w:val="en-US"/>
        </w:rPr>
      </w:pPr>
      <w:ins w:id="6" w:author="lubrich" w:date="2020-03-31T15:31:00Z">
        <w:r w:rsidRPr="00A13800">
          <w:rPr>
            <w:lang w:val="en-US"/>
          </w:rPr>
          <w:t>During the recent work in this context, a requirement was often formulated to provide a more structured and machine-readable representation of the</w:t>
        </w:r>
      </w:ins>
      <w:ins w:id="7" w:author="lubrich" w:date="2020-04-02T16:19:00Z">
        <w:r w:rsidR="008034EE">
          <w:rPr>
            <w:lang w:val="en-US"/>
          </w:rPr>
          <w:t xml:space="preserve"> CMC</w:t>
        </w:r>
      </w:ins>
      <w:ins w:id="8" w:author="lubrich" w:date="2020-03-31T15:31:00Z">
        <w:r w:rsidRPr="00A13800">
          <w:rPr>
            <w:lang w:val="en-US"/>
          </w:rPr>
          <w:t>. This requirement is addressed by the work presented in this document.</w:t>
        </w:r>
      </w:ins>
    </w:p>
    <w:p w:rsidR="00A13800" w:rsidRPr="00A13800" w:rsidRDefault="00A13800" w:rsidP="00A13800">
      <w:pPr>
        <w:pStyle w:val="Paragraphe"/>
        <w:ind w:left="1985"/>
        <w:rPr>
          <w:ins w:id="9" w:author="lubrich" w:date="2020-03-31T15:31:00Z"/>
          <w:lang w:val="en-US"/>
        </w:rPr>
      </w:pPr>
      <w:ins w:id="10" w:author="lubrich" w:date="2020-03-31T15:31:00Z">
        <w:r w:rsidRPr="00A13800">
          <w:rPr>
            <w:lang w:val="en-US"/>
          </w:rPr>
          <w:t xml:space="preserve">First of all, this includes some logical </w:t>
        </w:r>
        <w:proofErr w:type="spellStart"/>
        <w:r w:rsidRPr="00A13800">
          <w:rPr>
            <w:lang w:val="en-US"/>
          </w:rPr>
          <w:t>modelling</w:t>
        </w:r>
        <w:proofErr w:type="spellEnd"/>
        <w:r w:rsidRPr="00A13800">
          <w:rPr>
            <w:lang w:val="en-US"/>
          </w:rPr>
          <w:t xml:space="preserve"> of the pre-defined metadata elements.  In contrast to a sequential list of metadata elements, as introduced so far in the </w:t>
        </w:r>
      </w:ins>
      <w:ins w:id="11" w:author="lubrich" w:date="2020-04-07T11:38:00Z">
        <w:r w:rsidR="00D01DE8">
          <w:rPr>
            <w:lang w:val="en-US"/>
          </w:rPr>
          <w:t>CMC</w:t>
        </w:r>
      </w:ins>
      <w:ins w:id="12" w:author="lubrich" w:date="2020-03-31T15:31:00Z">
        <w:r w:rsidRPr="00A13800">
          <w:rPr>
            <w:lang w:val="en-US"/>
          </w:rPr>
          <w:t xml:space="preserve">, such model will also consider hierarchical structures and interdependencies between the Metadata elements. </w:t>
        </w:r>
      </w:ins>
    </w:p>
    <w:p w:rsidR="00A13800" w:rsidRPr="00A13800" w:rsidRDefault="00D01DE8" w:rsidP="00A13800">
      <w:pPr>
        <w:pStyle w:val="Paragraphe"/>
        <w:ind w:left="1985"/>
        <w:rPr>
          <w:ins w:id="13" w:author="lubrich" w:date="2020-03-31T15:31:00Z"/>
          <w:lang w:val="en-US"/>
        </w:rPr>
      </w:pPr>
      <w:ins w:id="14" w:author="lubrich" w:date="2020-04-07T11:39:00Z">
        <w:r>
          <w:rPr>
            <w:lang w:val="en-US"/>
          </w:rPr>
          <w:t>Further, t</w:t>
        </w:r>
      </w:ins>
      <w:ins w:id="15" w:author="lubrich" w:date="2020-03-31T15:31:00Z">
        <w:r w:rsidR="00A13800" w:rsidRPr="00A13800">
          <w:rPr>
            <w:lang w:val="en-US"/>
          </w:rPr>
          <w:t xml:space="preserve">he </w:t>
        </w:r>
      </w:ins>
      <w:proofErr w:type="spellStart"/>
      <w:ins w:id="16" w:author="lubrich" w:date="2020-04-07T11:39:00Z">
        <w:r>
          <w:rPr>
            <w:lang w:val="en-US"/>
          </w:rPr>
          <w:t>modelling</w:t>
        </w:r>
        <w:proofErr w:type="spellEnd"/>
        <w:r>
          <w:rPr>
            <w:lang w:val="en-US"/>
          </w:rPr>
          <w:t xml:space="preserve"> </w:t>
        </w:r>
      </w:ins>
      <w:ins w:id="17" w:author="lubrich" w:date="2020-03-31T15:31:00Z">
        <w:r w:rsidR="00A13800" w:rsidRPr="00A13800">
          <w:rPr>
            <w:lang w:val="en-US"/>
          </w:rPr>
          <w:t xml:space="preserve">work </w:t>
        </w:r>
      </w:ins>
      <w:ins w:id="18" w:author="lubrich" w:date="2020-04-07T11:39:00Z">
        <w:r>
          <w:rPr>
            <w:lang w:val="en-US"/>
          </w:rPr>
          <w:t xml:space="preserve">is based on </w:t>
        </w:r>
      </w:ins>
      <w:proofErr w:type="spellStart"/>
      <w:ins w:id="19" w:author="lubrich" w:date="2020-03-31T15:31:00Z">
        <w:r w:rsidR="00A13800" w:rsidRPr="00A13800">
          <w:rPr>
            <w:lang w:val="en-US"/>
          </w:rPr>
          <w:t>standardised</w:t>
        </w:r>
        <w:proofErr w:type="spellEnd"/>
        <w:r w:rsidR="00A13800" w:rsidRPr="00A13800">
          <w:rPr>
            <w:lang w:val="en-US"/>
          </w:rPr>
          <w:t xml:space="preserve"> </w:t>
        </w:r>
      </w:ins>
      <w:proofErr w:type="spellStart"/>
      <w:ins w:id="20" w:author="lubrich" w:date="2020-04-07T11:39:00Z">
        <w:r>
          <w:rPr>
            <w:lang w:val="en-US"/>
          </w:rPr>
          <w:t>emthodologies</w:t>
        </w:r>
      </w:ins>
      <w:proofErr w:type="spellEnd"/>
      <w:ins w:id="21" w:author="lubrich" w:date="2020-03-31T15:31:00Z">
        <w:r w:rsidR="00A13800" w:rsidRPr="00A13800">
          <w:rPr>
            <w:lang w:val="en-US"/>
          </w:rPr>
          <w:t xml:space="preserve">. The logical model will be expressed with the Unified </w:t>
        </w:r>
        <w:proofErr w:type="spellStart"/>
        <w:r w:rsidR="00A13800" w:rsidRPr="00A13800">
          <w:rPr>
            <w:lang w:val="en-US"/>
          </w:rPr>
          <w:t>Modelling</w:t>
        </w:r>
        <w:proofErr w:type="spellEnd"/>
        <w:r w:rsidR="00A13800" w:rsidRPr="00A13800">
          <w:rPr>
            <w:lang w:val="en-US"/>
          </w:rPr>
          <w:t xml:space="preserve"> Language (UML). The description of model elements, such as classes and relationships, are </w:t>
        </w:r>
      </w:ins>
      <w:ins w:id="22" w:author="lubrich" w:date="2020-04-07T11:40:00Z">
        <w:r>
          <w:rPr>
            <w:lang w:val="en-US"/>
          </w:rPr>
          <w:t xml:space="preserve">made compatible to </w:t>
        </w:r>
      </w:ins>
      <w:ins w:id="23" w:author="lubrich" w:date="2020-03-31T15:31:00Z">
        <w:r w:rsidR="00A13800" w:rsidRPr="00A13800">
          <w:rPr>
            <w:lang w:val="en-US"/>
          </w:rPr>
          <w:t xml:space="preserve">DCAT-AP, as a specification for metadata records on European data portals. </w:t>
        </w:r>
      </w:ins>
    </w:p>
    <w:p w:rsidR="00A13800" w:rsidRPr="00A13800" w:rsidRDefault="00A13800" w:rsidP="00A13800">
      <w:pPr>
        <w:pStyle w:val="Paragraphe"/>
        <w:ind w:left="1985"/>
        <w:rPr>
          <w:ins w:id="24" w:author="lubrich" w:date="2020-03-31T15:31:00Z"/>
          <w:lang w:val="en-US"/>
        </w:rPr>
      </w:pPr>
      <w:ins w:id="25" w:author="lubrich" w:date="2020-03-31T15:31:00Z">
        <w:r w:rsidRPr="00A13800">
          <w:rPr>
            <w:lang w:val="en-US"/>
          </w:rPr>
          <w:t xml:space="preserve">In more detail, the contents of the </w:t>
        </w:r>
      </w:ins>
      <w:ins w:id="26" w:author="lubrich" w:date="2020-04-02T16:20:00Z">
        <w:r w:rsidR="008034EE">
          <w:rPr>
            <w:lang w:val="en-US"/>
          </w:rPr>
          <w:t>CMC</w:t>
        </w:r>
      </w:ins>
      <w:ins w:id="27" w:author="lubrich" w:date="2020-03-31T15:31:00Z">
        <w:r w:rsidRPr="00A13800">
          <w:rPr>
            <w:lang w:val="en-US"/>
          </w:rPr>
          <w:t xml:space="preserve"> were translated into a proper extension to DCAT-AP. The working title for such an extension is “DCAT-AP.NAP” (DCAT-AP extension for National Access Points). </w:t>
        </w:r>
      </w:ins>
    </w:p>
    <w:p w:rsidR="00A13800" w:rsidRPr="00A13800" w:rsidRDefault="00A13800" w:rsidP="00A13800">
      <w:pPr>
        <w:pStyle w:val="Paragraphe"/>
        <w:ind w:left="1985"/>
        <w:rPr>
          <w:ins w:id="28" w:author="lubrich" w:date="2020-03-31T15:31:00Z"/>
          <w:lang w:val="en-US"/>
        </w:rPr>
      </w:pPr>
      <w:ins w:id="29" w:author="lubrich" w:date="2020-03-31T15:31:00Z">
        <w:r w:rsidRPr="00A13800">
          <w:rPr>
            <w:lang w:val="en-US"/>
          </w:rPr>
          <w:t>The presented work is based on the following, consecutive steps. The work was led by BASt with support by EU EIP 4.6 partners:</w:t>
        </w:r>
      </w:ins>
    </w:p>
    <w:p w:rsidR="00A13800" w:rsidRPr="00A13800" w:rsidRDefault="00A13800" w:rsidP="00A13800">
      <w:pPr>
        <w:pStyle w:val="Paragraphe"/>
        <w:numPr>
          <w:ilvl w:val="0"/>
          <w:numId w:val="16"/>
        </w:numPr>
        <w:rPr>
          <w:ins w:id="30" w:author="lubrich" w:date="2020-03-31T15:31:00Z"/>
        </w:rPr>
      </w:pPr>
      <w:ins w:id="31" w:author="lubrich" w:date="2020-03-31T15:31:00Z">
        <w:r w:rsidRPr="00A13800">
          <w:t>Requirement analysis</w:t>
        </w:r>
      </w:ins>
    </w:p>
    <w:p w:rsidR="00A13800" w:rsidRPr="00A13800" w:rsidRDefault="00A13800" w:rsidP="00A13800">
      <w:pPr>
        <w:pStyle w:val="Paragraphe"/>
        <w:numPr>
          <w:ilvl w:val="0"/>
          <w:numId w:val="16"/>
        </w:numPr>
        <w:rPr>
          <w:ins w:id="32" w:author="lubrich" w:date="2020-03-31T15:31:00Z"/>
        </w:rPr>
      </w:pPr>
      <w:ins w:id="33" w:author="lubrich" w:date="2020-03-31T15:31:00Z">
        <w:r w:rsidRPr="00A13800">
          <w:t>Discuss</w:t>
        </w:r>
      </w:ins>
      <w:ins w:id="34" w:author="lubrich" w:date="2020-04-07T11:40:00Z">
        <w:r w:rsidR="00D01DE8">
          <w:t>ion of</w:t>
        </w:r>
      </w:ins>
      <w:ins w:id="35" w:author="lubrich" w:date="2020-03-31T15:31:00Z">
        <w:r w:rsidR="00D01DE8">
          <w:t xml:space="preserve"> references, investigat</w:t>
        </w:r>
      </w:ins>
      <w:ins w:id="36" w:author="lubrich" w:date="2020-04-07T11:40:00Z">
        <w:r w:rsidR="00D01DE8">
          <w:t>ion of</w:t>
        </w:r>
      </w:ins>
      <w:ins w:id="37" w:author="lubrich" w:date="2020-03-31T15:31:00Z">
        <w:r w:rsidRPr="00A13800">
          <w:t xml:space="preserve"> (meta)d</w:t>
        </w:r>
        <w:r w:rsidR="00D01DE8">
          <w:t>ata modelling approaches, defin</w:t>
        </w:r>
      </w:ins>
      <w:ins w:id="38" w:author="lubrich" w:date="2020-04-07T11:41:00Z">
        <w:r w:rsidR="00D01DE8">
          <w:t>ition of a</w:t>
        </w:r>
      </w:ins>
      <w:ins w:id="39" w:author="lubrich" w:date="2020-03-31T15:31:00Z">
        <w:r w:rsidRPr="00A13800">
          <w:t xml:space="preserve"> modelling strategy</w:t>
        </w:r>
      </w:ins>
    </w:p>
    <w:p w:rsidR="00A13800" w:rsidRPr="00A13800" w:rsidRDefault="00D01DE8" w:rsidP="00A13800">
      <w:pPr>
        <w:pStyle w:val="Paragraphe"/>
        <w:numPr>
          <w:ilvl w:val="0"/>
          <w:numId w:val="16"/>
        </w:numPr>
        <w:rPr>
          <w:ins w:id="40" w:author="lubrich" w:date="2020-03-31T15:31:00Z"/>
        </w:rPr>
      </w:pPr>
      <w:ins w:id="41" w:author="lubrich" w:date="2020-03-31T15:31:00Z">
        <w:r>
          <w:t>Defin</w:t>
        </w:r>
      </w:ins>
      <w:ins w:id="42" w:author="lubrich" w:date="2020-04-07T11:41:00Z">
        <w:r>
          <w:t xml:space="preserve">ition of </w:t>
        </w:r>
      </w:ins>
      <w:ins w:id="43" w:author="lubrich" w:date="2020-03-31T15:31:00Z">
        <w:r w:rsidR="00A13800" w:rsidRPr="00A13800">
          <w:t xml:space="preserve">modelling steps according </w:t>
        </w:r>
      </w:ins>
      <w:ins w:id="44" w:author="lubrich" w:date="2020-04-07T11:41:00Z">
        <w:r>
          <w:t xml:space="preserve">to the </w:t>
        </w:r>
      </w:ins>
      <w:ins w:id="45" w:author="lubrich" w:date="2020-03-31T15:31:00Z">
        <w:r w:rsidR="00A13800" w:rsidRPr="00A13800">
          <w:t>modelling strategy</w:t>
        </w:r>
      </w:ins>
    </w:p>
    <w:p w:rsidR="00A13800" w:rsidRPr="00A13800" w:rsidRDefault="00A13800" w:rsidP="00A13800">
      <w:pPr>
        <w:pStyle w:val="Paragraphe"/>
        <w:numPr>
          <w:ilvl w:val="0"/>
          <w:numId w:val="16"/>
        </w:numPr>
        <w:rPr>
          <w:ins w:id="46" w:author="lubrich" w:date="2020-03-31T15:31:00Z"/>
        </w:rPr>
      </w:pPr>
      <w:ins w:id="47" w:author="lubrich" w:date="2020-03-31T15:31:00Z">
        <w:r w:rsidRPr="00A13800">
          <w:t>Metadata modelling and drafting of “DCAT-AP.NAP” (iterative process)</w:t>
        </w:r>
      </w:ins>
    </w:p>
    <w:p w:rsidR="00A13800" w:rsidRPr="00A13800" w:rsidRDefault="00A13800" w:rsidP="00A13800">
      <w:pPr>
        <w:pStyle w:val="Paragraphe"/>
        <w:numPr>
          <w:ilvl w:val="0"/>
          <w:numId w:val="16"/>
        </w:numPr>
        <w:rPr>
          <w:ins w:id="48" w:author="lubrich" w:date="2020-03-31T15:31:00Z"/>
        </w:rPr>
      </w:pPr>
      <w:ins w:id="49" w:author="lubrich" w:date="2020-03-31T15:31:00Z">
        <w:r w:rsidRPr="00A13800">
          <w:t xml:space="preserve">Review process with  </w:t>
        </w:r>
      </w:ins>
      <w:ins w:id="50" w:author="lubrich" w:date="2020-04-07T11:41:00Z">
        <w:r w:rsidR="00D01DE8">
          <w:t xml:space="preserve">the </w:t>
        </w:r>
      </w:ins>
      <w:ins w:id="51" w:author="lubrich" w:date="2020-03-31T15:31:00Z">
        <w:r w:rsidRPr="00A13800">
          <w:t>NAP community</w:t>
        </w:r>
      </w:ins>
    </w:p>
    <w:p w:rsidR="00A13800" w:rsidRPr="00D01DE8" w:rsidRDefault="00A9323B" w:rsidP="00A13800">
      <w:pPr>
        <w:pStyle w:val="Paragraphe"/>
        <w:numPr>
          <w:ilvl w:val="0"/>
          <w:numId w:val="16"/>
        </w:numPr>
        <w:rPr>
          <w:ins w:id="52" w:author="lubrich" w:date="2020-03-31T15:31:00Z"/>
          <w:lang w:val="fr-FR"/>
        </w:rPr>
      </w:pPr>
      <w:ins w:id="53" w:author="lubrich" w:date="2020-03-31T15:31:00Z">
        <w:r w:rsidRPr="00A9323B">
          <w:rPr>
            <w:lang w:val="fr-FR"/>
          </w:rPr>
          <w:lastRenderedPageBreak/>
          <w:t>Publi</w:t>
        </w:r>
      </w:ins>
      <w:ins w:id="54" w:author="lubrich" w:date="2020-04-07T11:41:00Z">
        <w:r w:rsidRPr="00A9323B">
          <w:rPr>
            <w:lang w:val="fr-FR"/>
          </w:rPr>
          <w:t>cation</w:t>
        </w:r>
      </w:ins>
      <w:ins w:id="55" w:author="lubrich" w:date="2020-03-31T15:31:00Z">
        <w:r w:rsidRPr="00A9323B">
          <w:rPr>
            <w:lang w:val="fr-FR"/>
          </w:rPr>
          <w:t xml:space="preserve"> on EU EIP </w:t>
        </w:r>
        <w:proofErr w:type="spellStart"/>
        <w:r w:rsidRPr="00A9323B">
          <w:rPr>
            <w:lang w:val="fr-FR"/>
          </w:rPr>
          <w:t>Website</w:t>
        </w:r>
        <w:proofErr w:type="spellEnd"/>
      </w:ins>
    </w:p>
    <w:p w:rsidR="00A13800" w:rsidRDefault="00A13800" w:rsidP="00A13800">
      <w:pPr>
        <w:pStyle w:val="Paragraphe"/>
        <w:ind w:left="1985"/>
        <w:rPr>
          <w:ins w:id="56" w:author="lubrich" w:date="2020-04-02T16:18:00Z"/>
          <w:lang w:val="en-US"/>
        </w:rPr>
      </w:pPr>
      <w:ins w:id="57" w:author="lubrich" w:date="2020-03-31T15:31:00Z">
        <w:r w:rsidRPr="00A13800">
          <w:rPr>
            <w:lang w:val="en-US"/>
          </w:rPr>
          <w:t xml:space="preserve">It is expected that that the metadata </w:t>
        </w:r>
        <w:proofErr w:type="spellStart"/>
        <w:r w:rsidRPr="00A13800">
          <w:rPr>
            <w:lang w:val="en-US"/>
          </w:rPr>
          <w:t>modelling</w:t>
        </w:r>
        <w:proofErr w:type="spellEnd"/>
        <w:r w:rsidRPr="00A13800">
          <w:rPr>
            <w:lang w:val="en-US"/>
          </w:rPr>
          <w:t xml:space="preserve"> and drafting of “DCAT-AP.NAP” will add several benefits towards efficiency and acceptability of the </w:t>
        </w:r>
      </w:ins>
      <w:ins w:id="58" w:author="lubrich" w:date="2020-04-02T16:20:00Z">
        <w:r w:rsidR="008034EE">
          <w:rPr>
            <w:lang w:val="en-US"/>
          </w:rPr>
          <w:t>CMC</w:t>
        </w:r>
      </w:ins>
      <w:ins w:id="59" w:author="lubrich" w:date="2020-03-31T15:31:00Z">
        <w:r w:rsidRPr="00A13800">
          <w:rPr>
            <w:lang w:val="en-US"/>
          </w:rPr>
          <w:t>. Technically, it will also allow the machine-readability of t</w:t>
        </w:r>
        <w:r w:rsidR="008034EE">
          <w:rPr>
            <w:lang w:val="en-US"/>
          </w:rPr>
          <w:t xml:space="preserve">he Metadata definitions in the </w:t>
        </w:r>
      </w:ins>
      <w:ins w:id="60" w:author="lubrich" w:date="2020-04-02T16:20:00Z">
        <w:r w:rsidR="008034EE">
          <w:rPr>
            <w:lang w:val="en-US"/>
          </w:rPr>
          <w:t>CMC</w:t>
        </w:r>
      </w:ins>
    </w:p>
    <w:p w:rsidR="008034EE" w:rsidRPr="00A13800" w:rsidRDefault="008034EE" w:rsidP="008034EE">
      <w:pPr>
        <w:pStyle w:val="Paragraphe"/>
        <w:ind w:left="1985"/>
        <w:rPr>
          <w:ins w:id="61" w:author="lubrich" w:date="2020-04-02T16:18:00Z"/>
          <w:lang w:val="en-US"/>
        </w:rPr>
      </w:pPr>
      <w:ins w:id="62" w:author="lubrich" w:date="2020-04-02T16:18:00Z">
        <w:r w:rsidRPr="00A13800">
          <w:rPr>
            <w:lang w:val="en-US"/>
          </w:rPr>
          <w:t>This document presents a draft of “DCAT-AP.NAP”, to be introduced and discussed with NAP stakeholders. However, additional governance processes and structures for maintaining and updating of “DCAT-AP.NAP” (as being done for other DCAT-AP extensions) are out of scope of this work, and may be established as a follow-up work.</w:t>
        </w:r>
      </w:ins>
    </w:p>
    <w:p w:rsidR="00A13800" w:rsidRPr="00A13800" w:rsidRDefault="00A13800" w:rsidP="00A13800">
      <w:pPr>
        <w:pStyle w:val="Textkrper"/>
        <w:ind w:left="1990"/>
        <w:rPr>
          <w:ins w:id="63" w:author="lubrich" w:date="2020-03-31T15:31:00Z"/>
        </w:rPr>
      </w:pPr>
    </w:p>
    <w:p w:rsidR="00A13800" w:rsidRPr="00A13800" w:rsidRDefault="00A13800" w:rsidP="00A13800">
      <w:pPr>
        <w:pStyle w:val="berschrift2"/>
        <w:tabs>
          <w:tab w:val="clear" w:pos="576"/>
          <w:tab w:val="clear" w:pos="2552"/>
          <w:tab w:val="num" w:pos="2560"/>
        </w:tabs>
        <w:ind w:left="2552" w:hanging="567"/>
        <w:jc w:val="left"/>
        <w:rPr>
          <w:ins w:id="64" w:author="lubrich" w:date="2020-03-31T15:31:00Z"/>
          <w:color w:val="auto"/>
        </w:rPr>
      </w:pPr>
      <w:bookmarkStart w:id="65" w:name="_Toc37349938"/>
      <w:ins w:id="66" w:author="lubrich" w:date="2020-03-31T15:31:00Z">
        <w:r w:rsidRPr="00A13800">
          <w:rPr>
            <w:color w:val="auto"/>
          </w:rPr>
          <w:t>Purpose of the DCAT-AP extension for NAP metadata</w:t>
        </w:r>
        <w:bookmarkEnd w:id="65"/>
      </w:ins>
    </w:p>
    <w:p w:rsidR="00A13800" w:rsidRPr="00A13800" w:rsidRDefault="00A13800" w:rsidP="00A13800">
      <w:pPr>
        <w:pStyle w:val="Paragraphe"/>
        <w:ind w:left="1985"/>
        <w:rPr>
          <w:ins w:id="67" w:author="lubrich" w:date="2020-03-31T15:31:00Z"/>
        </w:rPr>
      </w:pPr>
      <w:ins w:id="68" w:author="lubrich" w:date="2020-03-31T15:31:00Z">
        <w:r w:rsidRPr="00A13800">
          <w:rPr>
            <w:lang w:val="en-US"/>
          </w:rPr>
          <w:t>DCAT-AP is an Application Profile (AP) based on the Data Catalogue Vocabulary (DCAT), developed by W3C</w:t>
        </w:r>
        <w:r w:rsidRPr="00A13800">
          <w:rPr>
            <w:rStyle w:val="Funotenzeichen"/>
            <w:lang w:val="en-US"/>
          </w:rPr>
          <w:footnoteReference w:id="3"/>
        </w:r>
        <w:r w:rsidRPr="00A13800">
          <w:rPr>
            <w:lang w:val="en-US"/>
          </w:rPr>
          <w:t xml:space="preserve">. According to W3C definitions, </w:t>
        </w:r>
        <w:r w:rsidRPr="00A13800">
          <w:rPr>
            <w:i/>
            <w:lang w:val="en-US"/>
          </w:rPr>
          <w:t>“</w:t>
        </w:r>
        <w:r w:rsidRPr="00A13800">
          <w:rPr>
            <w:i/>
          </w:rPr>
          <w:t>DCAT is an RDF vocabulary designed to facilitate interoperability between data catalogues published on the Web,  was originally developed in the context of government data catalogues […] but it is also applicable and has been used in other contexts”.</w:t>
        </w:r>
        <w:r w:rsidRPr="00A13800">
          <w:t xml:space="preserve"> </w:t>
        </w:r>
      </w:ins>
    </w:p>
    <w:p w:rsidR="00A13800" w:rsidRPr="00A13800" w:rsidRDefault="00A13800" w:rsidP="00A13800">
      <w:pPr>
        <w:pStyle w:val="Paragraphe"/>
        <w:ind w:left="1985"/>
        <w:rPr>
          <w:ins w:id="71" w:author="lubrich" w:date="2020-03-31T15:31:00Z"/>
        </w:rPr>
      </w:pPr>
      <w:ins w:id="72" w:author="lubrich" w:date="2020-03-31T15:31:00Z">
        <w:r w:rsidRPr="00A13800">
          <w:t>An AP is an adaptation of a vocabulary to meet the needs of a particular application or implementation. Technically, it set of metadata elements, policies, and guidelines defined for a particular application. It mainly consists of vocabulary terms, including their definitions and usage rules (such as cardinalities)</w:t>
        </w:r>
        <w:r w:rsidRPr="00A13800">
          <w:rPr>
            <w:rStyle w:val="Funotenzeichen"/>
          </w:rPr>
          <w:footnoteReference w:id="4"/>
        </w:r>
        <w:r w:rsidRPr="00A13800">
          <w:t>.</w:t>
        </w:r>
      </w:ins>
    </w:p>
    <w:p w:rsidR="00A13800" w:rsidRPr="00A13800" w:rsidRDefault="00A13800" w:rsidP="00A13800">
      <w:pPr>
        <w:pStyle w:val="Paragraphe"/>
        <w:ind w:left="1985"/>
        <w:rPr>
          <w:ins w:id="75" w:author="lubrich" w:date="2020-03-31T15:31:00Z"/>
          <w:lang w:val="en-US"/>
        </w:rPr>
      </w:pPr>
      <w:ins w:id="76" w:author="lubrich" w:date="2020-03-31T15:31:00Z">
        <w:r w:rsidRPr="00A13800">
          <w:rPr>
            <w:lang w:val="en-US"/>
          </w:rPr>
          <w:t>DCAT-AP is an</w:t>
        </w:r>
        <w:r w:rsidRPr="00A13800">
          <w:t xml:space="preserve"> </w:t>
        </w:r>
        <w:r w:rsidRPr="00A13800">
          <w:rPr>
            <w:lang w:val="en-US"/>
          </w:rPr>
          <w:t>AP for data portals in Europe, developed by a joint initiative of the EU organizations DG DIGIT, DG CONNECT and the Publications Office of the EU</w:t>
        </w:r>
        <w:r w:rsidRPr="00A13800">
          <w:rPr>
            <w:rStyle w:val="Funotenzeichen"/>
            <w:lang w:val="en-US"/>
          </w:rPr>
          <w:footnoteReference w:id="5"/>
        </w:r>
        <w:r w:rsidRPr="00A13800">
          <w:rPr>
            <w:lang w:val="en-US"/>
          </w:rPr>
          <w:t xml:space="preserve">.  According to its definitions, DCAT-AP is a </w:t>
        </w:r>
        <w:r w:rsidRPr="00A13800">
          <w:rPr>
            <w:i/>
            <w:lang w:val="en-US"/>
          </w:rPr>
          <w:t>“specification for metadata records to meet the specific application needs of data portals in Europe while providing semantic interoperability with other applications on the basis of reuse of established controlled vocabularies […] and mappings to existing metadata vocabularies […].”</w:t>
        </w:r>
      </w:ins>
    </w:p>
    <w:p w:rsidR="00A13800" w:rsidRPr="00A13800" w:rsidRDefault="00A13800" w:rsidP="00A13800">
      <w:pPr>
        <w:pStyle w:val="Paragraphe"/>
        <w:ind w:left="1985"/>
        <w:rPr>
          <w:ins w:id="79" w:author="lubrich" w:date="2020-03-31T15:31:00Z"/>
          <w:lang w:val="en-US"/>
        </w:rPr>
      </w:pPr>
      <w:ins w:id="80" w:author="lubrich" w:date="2020-03-31T15:31:00Z">
        <w:r w:rsidRPr="00A13800">
          <w:rPr>
            <w:lang w:val="en-US"/>
          </w:rPr>
          <w:t xml:space="preserve">There are many arguments to </w:t>
        </w:r>
        <w:proofErr w:type="gramStart"/>
        <w:r w:rsidRPr="00A13800">
          <w:rPr>
            <w:lang w:val="en-US"/>
          </w:rPr>
          <w:t>built</w:t>
        </w:r>
        <w:proofErr w:type="gramEnd"/>
        <w:r w:rsidRPr="00A13800">
          <w:rPr>
            <w:lang w:val="en-US"/>
          </w:rPr>
          <w:t xml:space="preserve"> up the Coordinated Metadata Catalogue upon the DCAT-AP specification:</w:t>
        </w:r>
      </w:ins>
    </w:p>
    <w:p w:rsidR="00A13800" w:rsidRPr="00A13800" w:rsidRDefault="00A13800" w:rsidP="00A13800">
      <w:pPr>
        <w:pStyle w:val="Paragraphe"/>
        <w:numPr>
          <w:ilvl w:val="0"/>
          <w:numId w:val="16"/>
        </w:numPr>
        <w:rPr>
          <w:ins w:id="81" w:author="lubrich" w:date="2020-03-31T15:31:00Z"/>
        </w:rPr>
      </w:pPr>
      <w:ins w:id="82" w:author="lubrich" w:date="2020-03-31T15:31:00Z">
        <w:r w:rsidRPr="00A13800">
          <w:t>The specification is used in a wide range of data portals in Europe, in particular, European data portals for open data.</w:t>
        </w:r>
      </w:ins>
    </w:p>
    <w:p w:rsidR="00A13800" w:rsidRPr="00A13800" w:rsidRDefault="00A13800" w:rsidP="00A13800">
      <w:pPr>
        <w:pStyle w:val="Paragraphe"/>
        <w:numPr>
          <w:ilvl w:val="0"/>
          <w:numId w:val="16"/>
        </w:numPr>
        <w:rPr>
          <w:ins w:id="83" w:author="lubrich" w:date="2020-03-31T15:31:00Z"/>
        </w:rPr>
      </w:pPr>
      <w:ins w:id="84" w:author="lubrich" w:date="2020-03-31T15:31:00Z">
        <w:r w:rsidRPr="00A13800">
          <w:t>This specification provides standard serialization formats for metadata in XML and JSON, making metadata machine-readable.</w:t>
        </w:r>
      </w:ins>
    </w:p>
    <w:p w:rsidR="00A13800" w:rsidRPr="00A13800" w:rsidRDefault="00A13800" w:rsidP="00A13800">
      <w:pPr>
        <w:pStyle w:val="Paragraphe"/>
        <w:numPr>
          <w:ilvl w:val="0"/>
          <w:numId w:val="16"/>
        </w:numPr>
        <w:rPr>
          <w:ins w:id="85" w:author="lubrich" w:date="2020-03-31T15:31:00Z"/>
        </w:rPr>
      </w:pPr>
      <w:ins w:id="86" w:author="lubrich" w:date="2020-03-31T15:31:00Z">
        <w:r w:rsidRPr="00A13800">
          <w:lastRenderedPageBreak/>
          <w:t xml:space="preserve">The specification is extensible. Examples of established extension are </w:t>
        </w:r>
        <w:proofErr w:type="spellStart"/>
        <w:r w:rsidRPr="00A13800">
          <w:t>GeoDCAT</w:t>
        </w:r>
        <w:proofErr w:type="spellEnd"/>
        <w:r w:rsidRPr="00A13800">
          <w:t xml:space="preserve">-AP for describing geospatial </w:t>
        </w:r>
        <w:proofErr w:type="gramStart"/>
        <w:r w:rsidRPr="00A13800">
          <w:t>data,</w:t>
        </w:r>
        <w:proofErr w:type="gramEnd"/>
        <w:r w:rsidRPr="00A13800">
          <w:t xml:space="preserve"> and DQV (Data Quality Vocabulary) for describing data quality.</w:t>
        </w:r>
      </w:ins>
    </w:p>
    <w:p w:rsidR="00A13800" w:rsidRPr="00A13800" w:rsidRDefault="00A13800" w:rsidP="00A13800">
      <w:pPr>
        <w:pStyle w:val="Paragraphe"/>
        <w:numPr>
          <w:ilvl w:val="0"/>
          <w:numId w:val="16"/>
        </w:numPr>
        <w:rPr>
          <w:ins w:id="87" w:author="lubrich" w:date="2020-03-31T15:31:00Z"/>
        </w:rPr>
      </w:pPr>
      <w:ins w:id="88" w:author="lubrich" w:date="2020-03-31T15:31:00Z">
        <w:r w:rsidRPr="00A13800">
          <w:t>The specification allows linking between distributed metadata catalogues, making metadata searchable and discoverable across catalogues using standard query facilities. This way, interoperability of metadata with data portals in Europe, also outside the transportation domain, will be fostered.</w:t>
        </w:r>
      </w:ins>
    </w:p>
    <w:p w:rsidR="00A13800" w:rsidRPr="00A13800" w:rsidRDefault="00A13800" w:rsidP="00A13800">
      <w:pPr>
        <w:pStyle w:val="Paragraphe"/>
        <w:numPr>
          <w:ilvl w:val="0"/>
          <w:numId w:val="16"/>
        </w:numPr>
        <w:rPr>
          <w:ins w:id="89" w:author="lubrich" w:date="2020-03-31T15:31:00Z"/>
        </w:rPr>
      </w:pPr>
      <w:ins w:id="90" w:author="lubrich" w:date="2020-03-31T15:31:00Z">
        <w:r w:rsidRPr="00A13800">
          <w:t>The specification allows content aggregators (like the European Data Portal) to aggregate metadata into a single point of access.</w:t>
        </w:r>
      </w:ins>
    </w:p>
    <w:p w:rsidR="00A13800" w:rsidRPr="00A13800" w:rsidRDefault="00A13800" w:rsidP="00A13800">
      <w:pPr>
        <w:pStyle w:val="Paragraphe"/>
        <w:numPr>
          <w:ilvl w:val="0"/>
          <w:numId w:val="16"/>
        </w:numPr>
        <w:rPr>
          <w:ins w:id="91" w:author="lubrich" w:date="2020-03-31T15:31:00Z"/>
        </w:rPr>
      </w:pPr>
      <w:ins w:id="92" w:author="lubrich" w:date="2020-03-31T15:31:00Z">
        <w:r w:rsidRPr="00A13800">
          <w:t>The specification (and its extensions) are developed and maintained in a well-defined process by established organisations, including W3C and EU.</w:t>
        </w:r>
      </w:ins>
    </w:p>
    <w:p w:rsidR="00A13800" w:rsidRPr="00A13800" w:rsidRDefault="00A13800" w:rsidP="00A13800">
      <w:pPr>
        <w:pStyle w:val="Paragraphe"/>
        <w:numPr>
          <w:ilvl w:val="0"/>
          <w:numId w:val="16"/>
        </w:numPr>
        <w:rPr>
          <w:ins w:id="93" w:author="lubrich" w:date="2020-03-31T15:31:00Z"/>
        </w:rPr>
      </w:pPr>
      <w:ins w:id="94" w:author="lubrich" w:date="2020-03-31T15:31:00Z">
        <w:r w:rsidRPr="00A13800">
          <w:t>The specification supported by available software products –including Open Source products (like CKAN)</w:t>
        </w:r>
      </w:ins>
    </w:p>
    <w:p w:rsidR="00A13800" w:rsidRDefault="00A13800" w:rsidP="00A13800">
      <w:pPr>
        <w:pStyle w:val="Paragraphe"/>
        <w:ind w:left="1985"/>
        <w:rPr>
          <w:ins w:id="95" w:author="lubrich" w:date="2020-03-31T15:57:00Z"/>
          <w:lang w:val="en-US"/>
        </w:rPr>
      </w:pPr>
      <w:ins w:id="96" w:author="lubrich" w:date="2020-03-31T15:31:00Z">
        <w:r w:rsidRPr="00A13800">
          <w:rPr>
            <w:lang w:val="en-US"/>
          </w:rPr>
          <w:t xml:space="preserve">Following these arguments, a DCAT-AP extension for the domain of NAP metadata is developed: “DCAT-AP.NAP”. </w:t>
        </w:r>
      </w:ins>
      <w:ins w:id="97" w:author="lubrich" w:date="2020-03-31T15:57:00Z">
        <w:r w:rsidR="008928ED">
          <w:rPr>
            <w:lang w:val="en-US"/>
          </w:rPr>
          <w:t>The following figure indicates how such an extension is related to DCAT-AP and other, existing extensions.</w:t>
        </w:r>
      </w:ins>
    </w:p>
    <w:p w:rsidR="008928ED" w:rsidRDefault="008928ED" w:rsidP="00A13800">
      <w:pPr>
        <w:pStyle w:val="Paragraphe"/>
        <w:ind w:left="1985"/>
        <w:rPr>
          <w:lang w:val="en-US"/>
        </w:rPr>
      </w:pPr>
      <w:r w:rsidRPr="008928ED">
        <w:rPr>
          <w:noProof/>
          <w:lang w:val="de-DE" w:eastAsia="de-DE"/>
        </w:rPr>
        <w:drawing>
          <wp:inline distT="0" distB="0" distL="0" distR="0">
            <wp:extent cx="3733800" cy="1263175"/>
            <wp:effectExtent l="19050" t="0" r="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731654" cy="1262449"/>
                    </a:xfrm>
                    <a:prstGeom prst="rect">
                      <a:avLst/>
                    </a:prstGeom>
                    <a:noFill/>
                    <a:ln w="9525">
                      <a:noFill/>
                      <a:miter lim="800000"/>
                      <a:headEnd/>
                      <a:tailEnd/>
                    </a:ln>
                  </pic:spPr>
                </pic:pic>
              </a:graphicData>
            </a:graphic>
          </wp:inline>
        </w:drawing>
      </w:r>
    </w:p>
    <w:p w:rsidR="008928ED" w:rsidRDefault="008928ED" w:rsidP="00A13800">
      <w:pPr>
        <w:pStyle w:val="Paragraphe"/>
        <w:ind w:left="1985"/>
        <w:rPr>
          <w:lang w:val="en-US"/>
        </w:rPr>
      </w:pPr>
      <w:ins w:id="98" w:author="lubrich" w:date="2020-03-31T15:59:00Z">
        <w:r w:rsidRPr="00E8059B">
          <w:t xml:space="preserve">Figure </w:t>
        </w:r>
        <w:r>
          <w:t>1</w:t>
        </w:r>
        <w:r w:rsidRPr="00E8059B">
          <w:t xml:space="preserve">: </w:t>
        </w:r>
      </w:ins>
      <w:ins w:id="99" w:author="lubrich" w:date="2020-03-31T16:00:00Z">
        <w:r>
          <w:t>Relation</w:t>
        </w:r>
      </w:ins>
      <w:ins w:id="100" w:author="lubrich" w:date="2020-03-31T15:59:00Z">
        <w:r w:rsidRPr="00F35E93">
          <w:t xml:space="preserve"> of </w:t>
        </w:r>
        <w:r>
          <w:t>DCAT-AP and its extensions</w:t>
        </w:r>
      </w:ins>
    </w:p>
    <w:p w:rsidR="008928ED" w:rsidRDefault="008928ED" w:rsidP="00A13800">
      <w:pPr>
        <w:pStyle w:val="Paragraphe"/>
        <w:ind w:left="1985"/>
        <w:rPr>
          <w:ins w:id="101" w:author="lubrich" w:date="2020-03-31T16:00:00Z"/>
          <w:lang w:val="en-US"/>
        </w:rPr>
      </w:pPr>
    </w:p>
    <w:p w:rsidR="00A13800" w:rsidRDefault="00A13800" w:rsidP="00A13800">
      <w:pPr>
        <w:pStyle w:val="Paragraphe"/>
        <w:ind w:left="1985"/>
        <w:rPr>
          <w:ins w:id="102" w:author="lubrich" w:date="2020-04-02T16:20:00Z"/>
          <w:lang w:val="en-US"/>
        </w:rPr>
      </w:pPr>
      <w:ins w:id="103" w:author="lubrich" w:date="2020-03-31T15:31:00Z">
        <w:r w:rsidRPr="00A13800">
          <w:rPr>
            <w:lang w:val="en-US"/>
          </w:rPr>
          <w:t>It is noted that the result of the present work is a draft of “DCAT-AP.NAP”, to be introduced to and discussed with NAP stakeholders. Additional governance processes and structures for maintaining and updating of “DCAT-AP.NAP” (as being done for other DCAT-AP extensions) are out the scope of EU EIP, and need to be established as a follow-up work to EU EIP.</w:t>
        </w:r>
      </w:ins>
    </w:p>
    <w:p w:rsidR="00B90853" w:rsidRDefault="008034EE" w:rsidP="00A13800">
      <w:pPr>
        <w:pStyle w:val="Paragraphe"/>
        <w:ind w:left="1985"/>
        <w:rPr>
          <w:lang w:val="en-US"/>
        </w:rPr>
      </w:pPr>
      <w:ins w:id="104" w:author="lubrich" w:date="2020-04-02T16:20:00Z">
        <w:r>
          <w:rPr>
            <w:lang w:val="en-US"/>
          </w:rPr>
          <w:t xml:space="preserve">In the following sections, the contents and characteristics, and </w:t>
        </w:r>
      </w:ins>
      <w:ins w:id="105" w:author="lubrich" w:date="2020-04-02T16:21:00Z">
        <w:r>
          <w:rPr>
            <w:lang w:val="en-US"/>
          </w:rPr>
          <w:t>usage</w:t>
        </w:r>
      </w:ins>
      <w:ins w:id="106" w:author="lubrich" w:date="2020-04-02T16:20:00Z">
        <w:r>
          <w:rPr>
            <w:lang w:val="en-US"/>
          </w:rPr>
          <w:t xml:space="preserve"> </w:t>
        </w:r>
      </w:ins>
      <w:ins w:id="107" w:author="lubrich" w:date="2020-04-02T16:21:00Z">
        <w:r>
          <w:rPr>
            <w:lang w:val="en-US"/>
          </w:rPr>
          <w:t xml:space="preserve">notes of “DCAT.AP-NAP” are described. </w:t>
        </w:r>
      </w:ins>
      <w:proofErr w:type="spellStart"/>
      <w:ins w:id="108" w:author="lubrich" w:date="2020-04-02T16:22:00Z">
        <w:r>
          <w:rPr>
            <w:lang w:val="en-US"/>
          </w:rPr>
          <w:t>Whereever</w:t>
        </w:r>
        <w:proofErr w:type="spellEnd"/>
        <w:r>
          <w:rPr>
            <w:lang w:val="en-US"/>
          </w:rPr>
          <w:t xml:space="preserve"> </w:t>
        </w:r>
      </w:ins>
      <w:ins w:id="109" w:author="lubrich" w:date="2020-04-02T16:21:00Z">
        <w:r>
          <w:rPr>
            <w:lang w:val="en-US"/>
          </w:rPr>
          <w:t>the Coordinated Metadata Catalogue (</w:t>
        </w:r>
      </w:ins>
      <w:ins w:id="110" w:author="lubrich" w:date="2020-04-02T16:22:00Z">
        <w:r>
          <w:rPr>
            <w:lang w:val="en-US"/>
          </w:rPr>
          <w:t>CMC</w:t>
        </w:r>
      </w:ins>
      <w:ins w:id="111" w:author="lubrich" w:date="2020-04-02T16:21:00Z">
        <w:r>
          <w:rPr>
            <w:lang w:val="en-US"/>
          </w:rPr>
          <w:t>) is cited, the latest 2019 version is meant.</w:t>
        </w:r>
      </w:ins>
    </w:p>
    <w:p w:rsidR="00B90853" w:rsidRDefault="00B90853">
      <w:pPr>
        <w:rPr>
          <w:rFonts w:ascii="Arial" w:hAnsi="Arial"/>
          <w:sz w:val="20"/>
          <w:szCs w:val="20"/>
          <w:lang w:val="en-US" w:eastAsia="fr-FR"/>
        </w:rPr>
      </w:pPr>
      <w:r>
        <w:rPr>
          <w:lang w:val="en-US"/>
        </w:rPr>
        <w:br w:type="page"/>
      </w:r>
    </w:p>
    <w:p w:rsidR="008034EE" w:rsidRDefault="008034EE" w:rsidP="00A13800">
      <w:pPr>
        <w:pStyle w:val="Paragraphe"/>
        <w:ind w:left="1985"/>
        <w:rPr>
          <w:ins w:id="112" w:author="lubrich" w:date="2020-04-03T11:11:00Z"/>
          <w:lang w:val="en-US"/>
        </w:rPr>
      </w:pPr>
    </w:p>
    <w:p w:rsidR="00EE58C1" w:rsidRDefault="00EE58C1">
      <w:pPr>
        <w:rPr>
          <w:rFonts w:ascii="Arial" w:hAnsi="Arial"/>
          <w:b/>
          <w:bCs/>
          <w:color w:val="1F497D"/>
          <w:sz w:val="28"/>
          <w:szCs w:val="28"/>
          <w:lang w:val="en-GB" w:eastAsia="fr-FR"/>
        </w:rPr>
      </w:pPr>
    </w:p>
    <w:p w:rsidR="003561D3" w:rsidRPr="000B66C2" w:rsidRDefault="000B66C2" w:rsidP="000B66C2">
      <w:pPr>
        <w:pStyle w:val="berschrift1"/>
        <w:tabs>
          <w:tab w:val="left" w:pos="1080"/>
        </w:tabs>
        <w:ind w:left="2410"/>
        <w:rPr>
          <w:color w:val="1F497D"/>
        </w:rPr>
      </w:pPr>
      <w:bookmarkStart w:id="113" w:name="_Toc37349939"/>
      <w:r>
        <w:rPr>
          <w:color w:val="1F497D"/>
        </w:rPr>
        <w:t xml:space="preserve">Terminology and </w:t>
      </w:r>
      <w:r w:rsidR="003561D3" w:rsidRPr="000B66C2">
        <w:rPr>
          <w:color w:val="1F497D"/>
        </w:rPr>
        <w:t>Definitions</w:t>
      </w:r>
      <w:bookmarkEnd w:id="113"/>
    </w:p>
    <w:p w:rsidR="000B66C2" w:rsidRPr="00E8059B" w:rsidRDefault="000B66C2" w:rsidP="000B66C2">
      <w:pPr>
        <w:pStyle w:val="berschrift2"/>
        <w:tabs>
          <w:tab w:val="clear" w:pos="576"/>
          <w:tab w:val="clear" w:pos="2552"/>
          <w:tab w:val="num" w:pos="2560"/>
        </w:tabs>
        <w:ind w:left="2552" w:hanging="567"/>
        <w:jc w:val="left"/>
      </w:pPr>
      <w:bookmarkStart w:id="114" w:name="_Toc37349940"/>
      <w:commentRangeStart w:id="115"/>
      <w:r>
        <w:t>Related to NAP</w:t>
      </w:r>
      <w:commentRangeEnd w:id="115"/>
      <w:r w:rsidR="00E64B6A">
        <w:rPr>
          <w:rStyle w:val="Kommentarzeichen"/>
          <w:b w:val="0"/>
          <w:bCs w:val="0"/>
          <w:color w:val="auto"/>
        </w:rPr>
        <w:commentReference w:id="115"/>
      </w:r>
      <w:r w:rsidR="001A0ED7">
        <w:t>s</w:t>
      </w:r>
      <w:bookmarkEnd w:id="114"/>
    </w:p>
    <w:p w:rsidR="00F35E93" w:rsidRDefault="00F35E93" w:rsidP="00F35E93">
      <w:pPr>
        <w:pStyle w:val="Paragraphe"/>
        <w:ind w:left="1985"/>
      </w:pPr>
      <w:r>
        <w:t>Certain terms and definitions need to be specified to achieve a common understanding.</w:t>
      </w:r>
      <w:ins w:id="116" w:author="lubrich" w:date="2020-04-01T10:47:00Z">
        <w:r w:rsidR="002E7E5C">
          <w:t xml:space="preserve"> The following definitions relate to any NAP, independent if a NAP has metadata registry according to DCAT-AP.</w:t>
        </w:r>
      </w:ins>
    </w:p>
    <w:p w:rsidR="00926869" w:rsidRDefault="00926869" w:rsidP="00F35E93">
      <w:pPr>
        <w:pStyle w:val="Paragraphe"/>
        <w:ind w:left="1985"/>
      </w:pPr>
    </w:p>
    <w:p w:rsidR="003561D3" w:rsidRDefault="00F35E93" w:rsidP="00F35E93">
      <w:pPr>
        <w:pStyle w:val="Paragraphe"/>
        <w:ind w:left="1985"/>
      </w:pPr>
      <w:r>
        <w:t>This figure is used for an easy understanding and the common idea of the metadata that describes both, the content of data and the publication i.e. the way data is accessible:</w:t>
      </w:r>
    </w:p>
    <w:p w:rsidR="00F35E93" w:rsidRDefault="003D1367" w:rsidP="00F35E93">
      <w:pPr>
        <w:pStyle w:val="Paragraphe"/>
        <w:ind w:left="1985"/>
      </w:pPr>
      <w:r>
        <w:rPr>
          <w:noProof/>
          <w:lang w:val="de-DE" w:eastAsia="de-DE"/>
        </w:rPr>
        <w:pict>
          <v:rect id="_x0000_s1076" style="position:absolute;left:0;text-align:left;margin-left:123.3pt;margin-top:5.75pt;width:35.3pt;height:48pt;z-index:251696640" stroked="f"/>
        </w:pict>
      </w:r>
      <w:r>
        <w:rPr>
          <w:noProof/>
          <w:lang w:val="de-DE" w:eastAsia="de-DE"/>
        </w:rPr>
        <w:pict>
          <v:shapetype id="_x0000_t202" coordsize="21600,21600" o:spt="202" path="m,l,21600r21600,l21600,xe">
            <v:stroke joinstyle="miter"/>
            <v:path gradientshapeok="t" o:connecttype="rect"/>
          </v:shapetype>
          <v:shape id="_x0000_s1055" type="#_x0000_t202" style="position:absolute;left:0;text-align:left;margin-left:404.35pt;margin-top:59.5pt;width:86.75pt;height:52.15pt;z-index:251677184">
            <v:textbox style="mso-next-textbox:#_x0000_s1055">
              <w:txbxContent>
                <w:p w:rsidR="00B90853" w:rsidRPr="00926869" w:rsidRDefault="00B90853" w:rsidP="00926869">
                  <w:pPr>
                    <w:rPr>
                      <w:color w:val="FF0000"/>
                      <w:sz w:val="16"/>
                      <w:szCs w:val="16"/>
                      <w:lang w:val="en-US"/>
                    </w:rPr>
                  </w:pPr>
                  <w:r w:rsidRPr="00926869">
                    <w:rPr>
                      <w:color w:val="FF0000"/>
                      <w:sz w:val="16"/>
                      <w:szCs w:val="16"/>
                      <w:lang w:val="en-US"/>
                    </w:rPr>
                    <w:t>Need to change this figure to include the “Distribution” element, see the text!</w:t>
                  </w:r>
                </w:p>
              </w:txbxContent>
            </v:textbox>
          </v:shape>
        </w:pict>
      </w:r>
      <w:r>
        <w:rPr>
          <w:noProof/>
          <w:lang w:val="de-DE" w:eastAsia="de-DE"/>
        </w:rPr>
        <w:pict>
          <v:shapetype id="_x0000_t32" coordsize="21600,21600" o:spt="32" o:oned="t" path="m,l21600,21600e" filled="f">
            <v:path arrowok="t" fillok="f" o:connecttype="none"/>
            <o:lock v:ext="edit" shapetype="t"/>
          </v:shapetype>
          <v:shape id="_x0000_s1054" type="#_x0000_t32" style="position:absolute;left:0;text-align:left;margin-left:348pt;margin-top:95.5pt;width:51.65pt;height:16.15pt;flip:x;z-index:251676160" o:connectortype="straight" strokecolor="red" strokeweight="2.5pt">
            <v:stroke endarrow="block"/>
          </v:shape>
        </w:pict>
      </w:r>
      <w:r>
        <w:rPr>
          <w:noProof/>
          <w:lang w:val="de-DE" w:eastAsia="de-DE"/>
        </w:rPr>
        <w:pict>
          <v:shape id="_x0000_s1053" type="#_x0000_t32" style="position:absolute;left:0;text-align:left;margin-left:226.35pt;margin-top:83.7pt;width:0;height:11.8pt;flip:y;z-index:251675136" o:connectortype="straight">
            <v:stroke endarrow="block"/>
          </v:shape>
        </w:pict>
      </w:r>
      <w:r>
        <w:rPr>
          <w:noProof/>
          <w:lang w:val="de-DE" w:eastAsia="de-DE"/>
        </w:rPr>
        <w:pict>
          <v:shape id="_x0000_s1052" type="#_x0000_t32" style="position:absolute;left:0;text-align:left;margin-left:295.8pt;margin-top:83.4pt;width:0;height:11.8pt;flip:y;z-index:251674112" o:connectortype="straight">
            <v:stroke endarrow="block"/>
          </v:shape>
        </w:pict>
      </w:r>
      <w:r>
        <w:rPr>
          <w:noProof/>
          <w:lang w:val="de-DE" w:eastAsia="de-DE"/>
        </w:rPr>
        <w:pict>
          <v:shape id="_x0000_s1051" type="#_x0000_t32" style="position:absolute;left:0;text-align:left;margin-left:280.8pt;margin-top:115.95pt;width:10.4pt;height:9.35pt;flip:y;z-index:251673088" o:connectortype="straight">
            <v:stroke endarrow="block"/>
          </v:shape>
        </w:pict>
      </w:r>
      <w:r>
        <w:rPr>
          <w:noProof/>
          <w:lang w:val="de-DE" w:eastAsia="de-DE"/>
        </w:rPr>
        <w:pict>
          <v:shape id="_x0000_s1050" type="#_x0000_t32" style="position:absolute;left:0;text-align:left;margin-left:234.9pt;margin-top:115.95pt;width:15pt;height:9.35pt;flip:x y;z-index:251672064" o:connectortype="straight">
            <v:stroke endarrow="block"/>
          </v:shape>
        </w:pict>
      </w:r>
      <w:r>
        <w:rPr>
          <w:noProof/>
          <w:lang w:val="de-DE" w:eastAsia="de-DE"/>
        </w:rPr>
        <w:pict>
          <v:rect id="_x0000_s1037" style="position:absolute;left:0;text-align:left;margin-left:173.1pt;margin-top:82.1pt;width:178.65pt;height:81.85pt;z-index:251662848" strokecolor="white [3212]"/>
        </w:pict>
      </w:r>
      <w:r>
        <w:rPr>
          <w:noProof/>
          <w:lang w:val="de-DE" w:eastAsia="de-DE"/>
        </w:rPr>
        <w:pict>
          <v:roundrect id="_x0000_s1049" style="position:absolute;left:0;text-align:left;margin-left:268.1pt;margin-top:96.55pt;width:74.35pt;height:19.4pt;z-index:251671040;v-text-anchor:middle" arcsize="10923f" fillcolor="#fc6">
            <v:textbox style="mso-next-textbox:#_x0000_s1049" inset=",0,,0">
              <w:txbxContent>
                <w:p w:rsidR="00B90853" w:rsidRPr="00926869" w:rsidRDefault="00B90853" w:rsidP="00926869">
                  <w:pPr>
                    <w:jc w:val="center"/>
                    <w:rPr>
                      <w:sz w:val="20"/>
                    </w:rPr>
                  </w:pPr>
                  <w:r w:rsidRPr="00926869">
                    <w:rPr>
                      <w:rFonts w:ascii="Arial Black" w:hAnsi="Arial Black"/>
                      <w:b/>
                      <w:color w:val="FF0000"/>
                      <w:sz w:val="12"/>
                      <w:lang w:val="de-DE"/>
                    </w:rPr>
                    <w:t xml:space="preserve">DISTRIBUTION </w:t>
                  </w:r>
                  <w:r>
                    <w:rPr>
                      <w:rFonts w:ascii="Arial Black" w:hAnsi="Arial Black"/>
                      <w:b/>
                      <w:color w:val="FF0000"/>
                      <w:sz w:val="12"/>
                      <w:lang w:val="de-DE"/>
                    </w:rPr>
                    <w:t>B</w:t>
                  </w:r>
                </w:p>
              </w:txbxContent>
            </v:textbox>
          </v:roundrect>
        </w:pict>
      </w:r>
      <w:r>
        <w:rPr>
          <w:noProof/>
          <w:lang w:val="de-DE" w:eastAsia="de-DE"/>
        </w:rPr>
        <w:pict>
          <v:roundrect id="_x0000_s1044" style="position:absolute;left:0;text-align:left;margin-left:177.35pt;margin-top:96.55pt;width:74.35pt;height:19.4pt;z-index:251670016;v-text-anchor:middle" arcsize="10923f" o:regroupid="1" fillcolor="#fc6">
            <v:textbox style="mso-next-textbox:#_x0000_s1044" inset=",0,,0">
              <w:txbxContent>
                <w:p w:rsidR="00B90853" w:rsidRPr="00926869" w:rsidRDefault="00B90853" w:rsidP="00926869">
                  <w:pPr>
                    <w:jc w:val="center"/>
                    <w:rPr>
                      <w:sz w:val="20"/>
                    </w:rPr>
                  </w:pPr>
                  <w:r w:rsidRPr="00926869">
                    <w:rPr>
                      <w:rFonts w:ascii="Arial Black" w:hAnsi="Arial Black"/>
                      <w:b/>
                      <w:color w:val="FF0000"/>
                      <w:sz w:val="12"/>
                      <w:lang w:val="de-DE"/>
                    </w:rPr>
                    <w:t>DISTRIBUTION A</w:t>
                  </w:r>
                </w:p>
              </w:txbxContent>
            </v:textbox>
          </v:roundrect>
        </w:pict>
      </w:r>
      <w:r>
        <w:rPr>
          <w:noProof/>
          <w:lang w:val="de-DE" w:eastAsia="de-DE"/>
        </w:rPr>
        <w:pict>
          <v:group id="_x0000_s1042" style="position:absolute;left:0;text-align:left;margin-left:219.2pt;margin-top:125.3pt;width:94.15pt;height:31.4pt;z-index:251667968" coordorigin="4255,8723" coordsize="1883,628">
            <v:roundrect id="_x0000_s1038" style="position:absolute;left:4255;top:8723;width:1883;height:628" arcsize="10923f" fillcolor="#fc6">
              <v:textbox style="mso-next-textbox:#_x0000_s1038" inset=",0">
                <w:txbxContent>
                  <w:p w:rsidR="00B90853" w:rsidRPr="00556452" w:rsidRDefault="00B90853" w:rsidP="00556452">
                    <w:pPr>
                      <w:jc w:val="center"/>
                    </w:pPr>
                    <w:r>
                      <w:rPr>
                        <w:rFonts w:ascii="Arial Black" w:hAnsi="Arial Black"/>
                        <w:b/>
                        <w:color w:val="FF0000"/>
                        <w:sz w:val="16"/>
                        <w:lang w:val="de-DE"/>
                      </w:rPr>
                      <w:t>DATASET</w:t>
                    </w:r>
                  </w:p>
                </w:txbxContent>
              </v:textbox>
            </v:roundrect>
            <v:rect id="_x0000_s1039" style="position:absolute;left:4287;top:9075;width:582;height:231" fillcolor="yellow" strokecolor="#00b050">
              <v:textbox style="mso-next-textbox:#_x0000_s1039" inset="0,0,0,0">
                <w:txbxContent>
                  <w:p w:rsidR="00B90853" w:rsidRPr="00556452" w:rsidRDefault="00B90853" w:rsidP="00556452">
                    <w:pPr>
                      <w:jc w:val="center"/>
                      <w:rPr>
                        <w:rFonts w:ascii="Arial Black" w:hAnsi="Arial Black"/>
                        <w:color w:val="00B050"/>
                        <w:sz w:val="14"/>
                        <w:lang w:val="de-DE"/>
                      </w:rPr>
                    </w:pPr>
                    <w:r w:rsidRPr="00556452">
                      <w:rPr>
                        <w:rFonts w:ascii="Arial Black" w:hAnsi="Arial Black"/>
                        <w:color w:val="00B050"/>
                        <w:sz w:val="14"/>
                        <w:lang w:val="de-DE"/>
                      </w:rPr>
                      <w:t>DATA</w:t>
                    </w:r>
                  </w:p>
                </w:txbxContent>
              </v:textbox>
            </v:rect>
            <v:rect id="_x0000_s1040" style="position:absolute;left:4905;top:9075;width:582;height:231" fillcolor="yellow" strokecolor="#00b050">
              <v:textbox style="mso-next-textbox:#_x0000_s1040" inset="0,0,0,0">
                <w:txbxContent>
                  <w:p w:rsidR="00B90853" w:rsidRPr="00556452" w:rsidRDefault="00B90853" w:rsidP="00556452">
                    <w:pPr>
                      <w:jc w:val="center"/>
                      <w:rPr>
                        <w:rFonts w:ascii="Arial Black" w:hAnsi="Arial Black"/>
                        <w:color w:val="00B050"/>
                        <w:sz w:val="14"/>
                        <w:lang w:val="de-DE"/>
                      </w:rPr>
                    </w:pPr>
                    <w:r w:rsidRPr="00556452">
                      <w:rPr>
                        <w:rFonts w:ascii="Arial Black" w:hAnsi="Arial Black"/>
                        <w:color w:val="00B050"/>
                        <w:sz w:val="14"/>
                        <w:lang w:val="de-DE"/>
                      </w:rPr>
                      <w:t>DATA</w:t>
                    </w:r>
                  </w:p>
                </w:txbxContent>
              </v:textbox>
            </v:rect>
            <v:rect id="_x0000_s1041" style="position:absolute;left:5511;top:9075;width:582;height:231" fillcolor="yellow" strokecolor="#00b050">
              <v:textbox style="mso-next-textbox:#_x0000_s1041" inset="0,0,0,0">
                <w:txbxContent>
                  <w:p w:rsidR="00B90853" w:rsidRPr="00556452" w:rsidRDefault="00B90853" w:rsidP="00556452">
                    <w:pPr>
                      <w:jc w:val="center"/>
                      <w:rPr>
                        <w:rFonts w:ascii="Arial Black" w:hAnsi="Arial Black"/>
                        <w:color w:val="00B050"/>
                        <w:sz w:val="14"/>
                        <w:lang w:val="de-DE"/>
                      </w:rPr>
                    </w:pPr>
                    <w:r w:rsidRPr="00556452">
                      <w:rPr>
                        <w:rFonts w:ascii="Arial Black" w:hAnsi="Arial Black"/>
                        <w:color w:val="00B050"/>
                        <w:sz w:val="14"/>
                        <w:lang w:val="de-DE"/>
                      </w:rPr>
                      <w:t>DATA</w:t>
                    </w:r>
                  </w:p>
                </w:txbxContent>
              </v:textbox>
            </v:rect>
          </v:group>
        </w:pict>
      </w:r>
      <w:del w:id="117" w:author="lubrich" w:date="2020-04-03T11:45:00Z">
        <w:r>
          <w:rPr>
            <w:noProof/>
            <w:lang w:val="de-DE" w:eastAsia="de-DE"/>
          </w:rPr>
          <w:pict>
            <v:shape id="_x0000_s1036" type="#_x0000_t202" style="position:absolute;left:0;text-align:left;margin-left:20.8pt;margin-top:11.2pt;width:86.75pt;height:52.15pt;z-index:251661824">
              <v:textbox style="mso-next-textbox:#_x0000_s1036">
                <w:txbxContent>
                  <w:p w:rsidR="00B90853" w:rsidRPr="00E858FC" w:rsidRDefault="00B90853">
                    <w:pPr>
                      <w:rPr>
                        <w:sz w:val="16"/>
                        <w:szCs w:val="16"/>
                        <w:lang w:val="en-US"/>
                      </w:rPr>
                    </w:pPr>
                    <w:ins w:id="118" w:author="lubrich" w:date="2020-03-31T17:32:00Z">
                      <w:r w:rsidRPr="00A9323B">
                        <w:rPr>
                          <w:sz w:val="16"/>
                          <w:szCs w:val="16"/>
                          <w:lang w:val="en-US"/>
                        </w:rPr>
                        <w:t>Take this da</w:t>
                      </w:r>
                      <w:r>
                        <w:rPr>
                          <w:sz w:val="16"/>
                          <w:szCs w:val="16"/>
                          <w:lang w:val="en-US"/>
                        </w:rPr>
                        <w:t>shed area ou</w:t>
                      </w:r>
                    </w:ins>
                    <w:ins w:id="119" w:author="lubrich" w:date="2020-03-31T17:33:00Z">
                      <w:r>
                        <w:rPr>
                          <w:sz w:val="16"/>
                          <w:szCs w:val="16"/>
                          <w:lang w:val="en-US"/>
                        </w:rPr>
                        <w:t>t</w:t>
                      </w:r>
                      <w:proofErr w:type="gramStart"/>
                      <w:r>
                        <w:rPr>
                          <w:sz w:val="16"/>
                          <w:szCs w:val="16"/>
                          <w:lang w:val="en-US"/>
                        </w:rPr>
                        <w:t>!</w:t>
                      </w:r>
                    </w:ins>
                    <w:ins w:id="120" w:author="lubrich" w:date="2020-03-31T17:32:00Z">
                      <w:r w:rsidRPr="00A9323B">
                        <w:rPr>
                          <w:sz w:val="16"/>
                          <w:szCs w:val="16"/>
                          <w:lang w:val="en-US"/>
                        </w:rPr>
                        <w:t>.</w:t>
                      </w:r>
                      <w:proofErr w:type="gramEnd"/>
                      <w:r w:rsidRPr="00A9323B">
                        <w:rPr>
                          <w:sz w:val="16"/>
                          <w:szCs w:val="16"/>
                          <w:lang w:val="en-US"/>
                        </w:rPr>
                        <w:t xml:space="preserve"> DCA</w:t>
                      </w:r>
                    </w:ins>
                    <w:ins w:id="121" w:author="lubrich" w:date="2020-03-31T17:33:00Z">
                      <w:r>
                        <w:rPr>
                          <w:sz w:val="16"/>
                          <w:szCs w:val="16"/>
                          <w:lang w:val="en-US"/>
                        </w:rPr>
                        <w:t>T</w:t>
                      </w:r>
                    </w:ins>
                    <w:ins w:id="122" w:author="lubrich" w:date="2020-03-31T17:32:00Z">
                      <w:r w:rsidRPr="00A9323B">
                        <w:rPr>
                          <w:sz w:val="16"/>
                          <w:szCs w:val="16"/>
                          <w:lang w:val="en-US"/>
                        </w:rPr>
                        <w:t xml:space="preserve">-AP.NAP is </w:t>
                      </w:r>
                    </w:ins>
                    <w:ins w:id="123" w:author="lubrich" w:date="2020-03-31T17:33:00Z">
                      <w:r>
                        <w:rPr>
                          <w:sz w:val="16"/>
                          <w:szCs w:val="16"/>
                          <w:lang w:val="en-US"/>
                        </w:rPr>
                        <w:t xml:space="preserve">NOT </w:t>
                      </w:r>
                    </w:ins>
                    <w:ins w:id="124" w:author="lubrich" w:date="2020-03-31T17:32:00Z">
                      <w:r w:rsidRPr="00A9323B">
                        <w:rPr>
                          <w:sz w:val="16"/>
                          <w:szCs w:val="16"/>
                          <w:lang w:val="en-US"/>
                        </w:rPr>
                        <w:t>about metad</w:t>
                      </w:r>
                    </w:ins>
                    <w:ins w:id="125" w:author="lubrich" w:date="2020-03-31T17:33:00Z">
                      <w:r>
                        <w:rPr>
                          <w:sz w:val="16"/>
                          <w:szCs w:val="16"/>
                          <w:lang w:val="en-US"/>
                        </w:rPr>
                        <w:t>ata</w:t>
                      </w:r>
                    </w:ins>
                    <w:ins w:id="126" w:author="lubrich" w:date="2020-03-31T17:32:00Z">
                      <w:r w:rsidRPr="00A9323B">
                        <w:rPr>
                          <w:sz w:val="16"/>
                          <w:szCs w:val="16"/>
                          <w:lang w:val="en-US"/>
                        </w:rPr>
                        <w:t xml:space="preserve"> of services!</w:t>
                      </w:r>
                    </w:ins>
                  </w:p>
                </w:txbxContent>
              </v:textbox>
            </v:shape>
          </w:pict>
        </w:r>
      </w:del>
      <w:del w:id="127" w:author="lubrich" w:date="2020-04-03T11:44:00Z">
        <w:r>
          <w:rPr>
            <w:noProof/>
            <w:lang w:val="de-DE" w:eastAsia="de-DE"/>
          </w:rPr>
          <w:pict>
            <v:shape id="_x0000_s1035" type="#_x0000_t32" style="position:absolute;left:0;text-align:left;margin-left:116.75pt;margin-top:21.8pt;width:24.9pt;height:12pt;z-index:251660800" o:connectortype="straight" strokecolor="red" strokeweight="2.5pt">
              <v:stroke endarrow="block"/>
            </v:shape>
          </w:pict>
        </w:r>
      </w:del>
      <w:r w:rsidR="00F35E93" w:rsidRPr="00F35E93">
        <w:rPr>
          <w:noProof/>
          <w:lang w:val="de-DE" w:eastAsia="de-DE"/>
        </w:rPr>
        <w:drawing>
          <wp:inline distT="0" distB="0" distL="0" distR="0">
            <wp:extent cx="3641697" cy="1993443"/>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2955" cy="1999605"/>
                    </a:xfrm>
                    <a:prstGeom prst="rect">
                      <a:avLst/>
                    </a:prstGeom>
                    <a:noFill/>
                  </pic:spPr>
                </pic:pic>
              </a:graphicData>
            </a:graphic>
          </wp:inline>
        </w:drawing>
      </w:r>
    </w:p>
    <w:p w:rsidR="00F35E93" w:rsidRDefault="00F35E93" w:rsidP="00F35E93">
      <w:pPr>
        <w:pStyle w:val="Beschriftung"/>
        <w:ind w:left="1985"/>
      </w:pPr>
      <w:r w:rsidRPr="00E8059B">
        <w:t xml:space="preserve">Figure </w:t>
      </w:r>
      <w:del w:id="128" w:author="lubrich" w:date="2020-03-31T15:59:00Z">
        <w:r w:rsidDel="008928ED">
          <w:delText>1</w:delText>
        </w:r>
      </w:del>
      <w:ins w:id="129" w:author="lubrich" w:date="2020-03-31T15:59:00Z">
        <w:r w:rsidR="008928ED">
          <w:t>2</w:t>
        </w:r>
      </w:ins>
      <w:r w:rsidRPr="00E8059B">
        <w:t xml:space="preserve">: </w:t>
      </w:r>
      <w:r w:rsidRPr="00F35E93">
        <w:t>Concept of data provision and the relevance of Metadata</w:t>
      </w:r>
      <w:ins w:id="130" w:author="lubrich" w:date="2020-03-31T15:59:00Z">
        <w:r w:rsidR="008928ED">
          <w:t xml:space="preserve"> in the NAP domain</w:t>
        </w:r>
      </w:ins>
      <w:r w:rsidR="00752B17">
        <w:t xml:space="preserve"> </w:t>
      </w:r>
    </w:p>
    <w:p w:rsidR="00F35E93" w:rsidRPr="00F35E93" w:rsidRDefault="00F35E93" w:rsidP="00F35E93">
      <w:pPr>
        <w:pStyle w:val="Paragraphe"/>
        <w:ind w:left="1985"/>
        <w:rPr>
          <w:b/>
        </w:rPr>
      </w:pPr>
      <w:commentRangeStart w:id="131"/>
      <w:r w:rsidRPr="00F35E93">
        <w:rPr>
          <w:b/>
        </w:rPr>
        <w:t>Publication</w:t>
      </w:r>
      <w:commentRangeEnd w:id="131"/>
      <w:r w:rsidR="00AD77A3">
        <w:rPr>
          <w:rStyle w:val="Kommentarzeichen"/>
        </w:rPr>
        <w:commentReference w:id="131"/>
      </w:r>
    </w:p>
    <w:p w:rsidR="00403CF2" w:rsidRDefault="00403CF2" w:rsidP="00403CF2">
      <w:pPr>
        <w:pStyle w:val="Paragraphe"/>
        <w:ind w:left="1985"/>
      </w:pPr>
      <w:r>
        <w:t xml:space="preserve">A publication is an abstract information element that covers </w:t>
      </w:r>
      <w:ins w:id="132" w:author="lubrich" w:date="2020-03-31T17:30:00Z">
        <w:r w:rsidR="00E858FC">
          <w:t>a dataset published by a data publisher</w:t>
        </w:r>
      </w:ins>
      <w:ins w:id="133" w:author="lubrich" w:date="2020-03-31T17:34:00Z">
        <w:r w:rsidR="00E858FC">
          <w:t xml:space="preserve"> </w:t>
        </w:r>
      </w:ins>
      <w:ins w:id="134" w:author="lubrich" w:date="2020-03-31T17:35:00Z">
        <w:r w:rsidR="00E858FC">
          <w:t>and which has</w:t>
        </w:r>
      </w:ins>
      <w:ins w:id="135" w:author="lubrich" w:date="2020-03-31T17:34:00Z">
        <w:r w:rsidR="00E858FC">
          <w:t xml:space="preserve"> </w:t>
        </w:r>
      </w:ins>
      <w:ins w:id="136" w:author="lubrich" w:date="2020-03-31T17:36:00Z">
        <w:r w:rsidR="00E858FC">
          <w:t>one or multiple</w:t>
        </w:r>
      </w:ins>
      <w:ins w:id="137" w:author="lubrich" w:date="2020-03-31T17:34:00Z">
        <w:r w:rsidR="00E858FC">
          <w:t xml:space="preserve"> distribution</w:t>
        </w:r>
      </w:ins>
      <w:ins w:id="138" w:author="lubrich" w:date="2020-03-31T17:36:00Z">
        <w:r w:rsidR="00E858FC">
          <w:t>s</w:t>
        </w:r>
      </w:ins>
      <w:ins w:id="139" w:author="lubrich" w:date="2020-03-31T17:30:00Z">
        <w:r w:rsidR="00E858FC">
          <w:t xml:space="preserve">. </w:t>
        </w:r>
      </w:ins>
      <w:del w:id="140" w:author="lubrich" w:date="2020-03-31T17:30:00Z">
        <w:r w:rsidDel="00E858FC">
          <w:delText xml:space="preserve">the (recurring) data set(s) of a distinct content provided </w:delText>
        </w:r>
      </w:del>
      <w:del w:id="141" w:author="lubrich" w:date="2020-03-31T15:29:00Z">
        <w:r w:rsidDel="00403CF2">
          <w:delText>in a specific data format based on a specific communication method.</w:delText>
        </w:r>
      </w:del>
    </w:p>
    <w:p w:rsidR="00403CF2" w:rsidDel="00403CF2" w:rsidRDefault="00403CF2" w:rsidP="00403CF2">
      <w:pPr>
        <w:pStyle w:val="Paragraphe"/>
        <w:ind w:left="1985"/>
        <w:rPr>
          <w:del w:id="142" w:author="lubrich" w:date="2020-03-31T15:29:00Z"/>
        </w:rPr>
      </w:pPr>
      <w:del w:id="143" w:author="lubrich" w:date="2020-03-31T15:29:00Z">
        <w:r w:rsidDel="00403CF2">
          <w:delText>So a publication is the combination of a data set and the way the data is published (made accessible). The same data set (e.g. static parking information for truck drivers) can be provided in different ways e.g. as downloadable zip file or as XML using a SOAP web service. These are two publications based on one data set.</w:delText>
        </w:r>
      </w:del>
    </w:p>
    <w:p w:rsidR="00403CF2" w:rsidRDefault="00403CF2" w:rsidP="00A53EC4">
      <w:pPr>
        <w:pStyle w:val="Paragraphe"/>
        <w:ind w:left="1985"/>
        <w:rPr>
          <w:color w:val="FF0000"/>
        </w:rPr>
      </w:pPr>
    </w:p>
    <w:p w:rsidR="00403CF2" w:rsidRPr="00403CF2" w:rsidRDefault="00403CF2" w:rsidP="00403CF2">
      <w:pPr>
        <w:pStyle w:val="Paragraphe"/>
        <w:ind w:left="1985"/>
        <w:rPr>
          <w:ins w:id="144" w:author="lubrich" w:date="2020-03-31T15:28:00Z"/>
          <w:b/>
        </w:rPr>
      </w:pPr>
      <w:ins w:id="145" w:author="lubrich" w:date="2020-03-31T15:28:00Z">
        <w:r w:rsidRPr="00403CF2">
          <w:rPr>
            <w:b/>
          </w:rPr>
          <w:t>Distribution</w:t>
        </w:r>
      </w:ins>
    </w:p>
    <w:p w:rsidR="00403CF2" w:rsidRPr="00403CF2" w:rsidRDefault="00403CF2" w:rsidP="00403CF2">
      <w:pPr>
        <w:pStyle w:val="Paragraphe"/>
        <w:ind w:left="1985"/>
        <w:rPr>
          <w:ins w:id="146" w:author="lubrich" w:date="2020-03-31T15:28:00Z"/>
        </w:rPr>
      </w:pPr>
      <w:ins w:id="147" w:author="lubrich" w:date="2020-03-31T15:28:00Z">
        <w:r w:rsidRPr="00403CF2">
          <w:lastRenderedPageBreak/>
          <w:t>A distribution describes the data formats and communication methods for a dataset. There may be one or multiple distributions for one dataset. For example, the same data set (e.g. static parking information for truck drivers) can be provided in different ways e.g. as downloadable zip file or as XML using a SOAP web service. These are two distributions based on one data set.</w:t>
        </w:r>
      </w:ins>
    </w:p>
    <w:p w:rsidR="00403CF2" w:rsidRDefault="00403CF2" w:rsidP="00F35E93">
      <w:pPr>
        <w:pStyle w:val="Paragraphe"/>
        <w:ind w:left="1985"/>
        <w:rPr>
          <w:b/>
        </w:rPr>
      </w:pPr>
    </w:p>
    <w:p w:rsidR="00F35E93" w:rsidRPr="00F35E93" w:rsidRDefault="00F35E93" w:rsidP="00F35E93">
      <w:pPr>
        <w:pStyle w:val="Paragraphe"/>
        <w:ind w:left="1985"/>
        <w:rPr>
          <w:b/>
        </w:rPr>
      </w:pPr>
      <w:r w:rsidRPr="00F35E93">
        <w:rPr>
          <w:b/>
        </w:rPr>
        <w:t>Metadata set</w:t>
      </w:r>
    </w:p>
    <w:p w:rsidR="00F35E93" w:rsidRDefault="00F35E93" w:rsidP="00F35E93">
      <w:pPr>
        <w:pStyle w:val="Paragraphe"/>
        <w:ind w:left="1985"/>
      </w:pPr>
      <w:r>
        <w:t xml:space="preserve">Metadata describe the administration, organisation, and content of a </w:t>
      </w:r>
      <w:ins w:id="148" w:author="lubrich" w:date="2020-03-31T17:57:00Z">
        <w:r w:rsidR="00926869">
          <w:t xml:space="preserve">publication, including the published </w:t>
        </w:r>
      </w:ins>
      <w:r>
        <w:t>data set</w:t>
      </w:r>
      <w:r w:rsidR="00AD77A3">
        <w:t xml:space="preserve"> </w:t>
      </w:r>
      <w:ins w:id="149" w:author="lubrich" w:date="2020-03-31T15:27:00Z">
        <w:r w:rsidR="00403CF2" w:rsidRPr="00403CF2">
          <w:t xml:space="preserve">and the corresponding distributions. </w:t>
        </w:r>
      </w:ins>
      <w:r>
        <w:t>Metadata are therefore crucial elements to make NAPs accessible and searchable. The most visible Metadata representation are the dataset descriptions in NAP portals, see the example from the Mobility Data Marketplace (MDM, German NAP) in Figure 2.</w:t>
      </w:r>
    </w:p>
    <w:p w:rsidR="00F35E93" w:rsidRPr="00E8059B" w:rsidRDefault="00F35E93" w:rsidP="00F35E93">
      <w:pPr>
        <w:pStyle w:val="Paragraphe"/>
        <w:ind w:left="1985"/>
      </w:pPr>
      <w:r>
        <w:t>A Metadata set is the collection of all metadata elements.</w:t>
      </w:r>
    </w:p>
    <w:p w:rsidR="006C22C8" w:rsidRDefault="003D1367" w:rsidP="006C22C8">
      <w:pPr>
        <w:pStyle w:val="Beschriftung"/>
        <w:ind w:left="1985"/>
      </w:pPr>
      <w:r w:rsidRPr="003D1367">
        <w:rPr>
          <w:noProof/>
          <w:lang w:val="sv-SE" w:eastAsia="sv-SE"/>
        </w:rPr>
      </w:r>
      <w:r w:rsidRPr="003D1367">
        <w:rPr>
          <w:noProof/>
          <w:lang w:val="sv-SE" w:eastAsia="sv-SE"/>
        </w:rPr>
        <w:pict>
          <v:group id="Grupp 2" o:spid="_x0000_s1026" style="width:255.25pt;height:225.95pt;mso-position-horizontal-relative:char;mso-position-vertical-relative:line" coordorigin="6115,11967" coordsize="61206,54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6115;top:11967;width:61207;height:541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" stroked="t" strokecolor="black [3213]" strokeweight="1.5pt">
              <v:imagedata r:id="rId17" o:title="" croptop="8946f" cropbottom="3605f" cropright="47168f" grayscale="t"/>
              <v:shadow on="t" type="perspective" color="black" opacity="26213f" origin=".5,-.5" offset="-.74836mm,.74836mm" matrix="66847f,,,66847f"/>
              <v:path arrowok="t"/>
              <o:lock v:ext="edit" aspectratio="f"/>
            </v:shape>
            <v:roundrect id="Abgerundetes Rechteck 4" o:spid="_x0000_s1028" style="position:absolute;left:21237;top:25649;width:7201;height:8641;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" filled="f" strokecolor="red" strokeweight="2pt">
              <v:path arrowok="t"/>
            </v:roundrect>
            <v:roundrect id="Abgerundetes Rechteck 5" o:spid="_x0000_s1029" style="position:absolute;left:20517;top:35010;width:18722;height:21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" filled="f" strokecolor="red" strokeweight="2pt">
              <v:path arrowok="t"/>
            </v:roundrect>
            <v:roundrect id="Abgerundetes Rechteck 6" o:spid="_x0000_s1030" style="position:absolute;left:21237;top:50851;width:5040;height:2161;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" filled="f" strokecolor="red" strokeweight="2pt">
              <v:path arrowok="t"/>
            </v:roundrect>
            <v:roundrect id="Abgerundetes Rechteck 7" o:spid="_x0000_s1031" style="position:absolute;left:20517;top:40050;width:18722;height:21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" filled="f" strokecolor="red" strokeweight="2pt">
              <v:path arrowok="t"/>
            </v:roundrect>
            <v:roundrect id="Abgerundetes Rechteck 8" o:spid="_x0000_s1032" style="position:absolute;left:20517;top:44371;width:18722;height:21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" filled="f" strokecolor="red" strokeweight="2pt">
              <v:path arrowok="t"/>
            </v:roundrect>
            <w10:wrap type="none"/>
            <w10:anchorlock/>
          </v:group>
        </w:pict>
      </w:r>
      <w:r w:rsidR="006C22C8" w:rsidRPr="006C22C8">
        <w:t xml:space="preserve"> </w:t>
      </w:r>
    </w:p>
    <w:p w:rsidR="006C22C8" w:rsidRPr="00E8059B" w:rsidRDefault="006C22C8" w:rsidP="006C22C8">
      <w:pPr>
        <w:pStyle w:val="Beschriftung"/>
        <w:ind w:left="1985"/>
      </w:pPr>
      <w:r w:rsidRPr="00E8059B">
        <w:t xml:space="preserve">Figure </w:t>
      </w:r>
      <w:r w:rsidR="00F35E93">
        <w:t>2</w:t>
      </w:r>
      <w:r w:rsidRPr="00E8059B">
        <w:t xml:space="preserve">: </w:t>
      </w:r>
      <w:r>
        <w:t>Metadata as part of the data set description in a NAP portal</w:t>
      </w:r>
    </w:p>
    <w:p w:rsidR="009A31BD" w:rsidRPr="00403CF2" w:rsidRDefault="009A31BD" w:rsidP="009A31BD">
      <w:pPr>
        <w:pStyle w:val="Paragraphe"/>
        <w:ind w:left="1985"/>
        <w:rPr>
          <w:b/>
        </w:rPr>
      </w:pPr>
      <w:r w:rsidRPr="00403CF2">
        <w:rPr>
          <w:b/>
        </w:rPr>
        <w:t>Data set</w:t>
      </w:r>
      <w:r w:rsidR="008D7ED7" w:rsidRPr="00403CF2">
        <w:rPr>
          <w:b/>
        </w:rPr>
        <w:t xml:space="preserve"> </w:t>
      </w:r>
    </w:p>
    <w:p w:rsidR="009A31BD" w:rsidRPr="00403CF2" w:rsidDel="00403CF2" w:rsidRDefault="009A31BD" w:rsidP="009A31BD">
      <w:pPr>
        <w:pStyle w:val="Paragraphe"/>
        <w:ind w:left="1985"/>
        <w:rPr>
          <w:del w:id="150" w:author="lubrich" w:date="2020-03-31T15:27:00Z"/>
        </w:rPr>
      </w:pPr>
      <w:del w:id="151" w:author="lubrich" w:date="2020-03-31T15:27:00Z">
        <w:r w:rsidRPr="00403CF2" w:rsidDel="00403CF2">
          <w:delText>A data set contains the traffic or travel data which are provided by the data owner.</w:delText>
        </w:r>
      </w:del>
      <w:ins w:id="152" w:author="lubrich" w:date="2020-03-31T17:37:00Z">
        <w:r w:rsidR="00E858FC" w:rsidRPr="00403CF2">
          <w:t xml:space="preserve"> A dataset contains any kind of mobility </w:t>
        </w:r>
        <w:proofErr w:type="spellStart"/>
        <w:r w:rsidR="00E858FC" w:rsidRPr="00403CF2">
          <w:t>data</w:t>
        </w:r>
        <w:r w:rsidR="00E858FC">
          <w:t>.</w:t>
        </w:r>
      </w:ins>
    </w:p>
    <w:p w:rsidR="008D7ED7" w:rsidRPr="00BD70B1" w:rsidRDefault="008D7ED7" w:rsidP="009A31BD">
      <w:pPr>
        <w:pStyle w:val="Paragraphe"/>
        <w:ind w:left="1985"/>
        <w:rPr>
          <w:b/>
        </w:rPr>
      </w:pPr>
      <w:r w:rsidRPr="00BD70B1">
        <w:rPr>
          <w:b/>
        </w:rPr>
        <w:t>Service</w:t>
      </w:r>
      <w:proofErr w:type="spellEnd"/>
    </w:p>
    <w:p w:rsidR="00A76A70" w:rsidRDefault="00A76A70" w:rsidP="00752B17">
      <w:pPr>
        <w:pStyle w:val="Paragraphe"/>
        <w:ind w:left="1985"/>
        <w:rPr>
          <w:ins w:id="153" w:author="lubrich" w:date="2020-04-02T16:25:00Z"/>
        </w:rPr>
      </w:pPr>
      <w:ins w:id="154" w:author="lubrich" w:date="2020-04-02T16:23:00Z">
        <w:r>
          <w:lastRenderedPageBreak/>
          <w:t xml:space="preserve">Services are any digital services in the domain of Intelligent Transport Systems (ITS), which reuse NAP data sets. </w:t>
        </w:r>
      </w:ins>
      <w:ins w:id="155" w:author="lubrich" w:date="2020-04-02T16:24:00Z">
        <w:r>
          <w:t xml:space="preserve">These may be traveller information services, navigation services, etc. </w:t>
        </w:r>
      </w:ins>
    </w:p>
    <w:p w:rsidR="00752B17" w:rsidRPr="00BD70B1" w:rsidDel="00A76A70" w:rsidRDefault="00A76A70" w:rsidP="00752B17">
      <w:pPr>
        <w:pStyle w:val="Paragraphe"/>
        <w:ind w:left="1985"/>
        <w:rPr>
          <w:del w:id="156" w:author="lubrich" w:date="2020-04-02T16:26:00Z"/>
        </w:rPr>
      </w:pPr>
      <w:ins w:id="157" w:author="lubrich" w:date="2020-04-02T16:24:00Z">
        <w:r>
          <w:t xml:space="preserve">A more concrete definition of services is given in </w:t>
        </w:r>
      </w:ins>
      <w:del w:id="158" w:author="lubrich" w:date="2020-04-02T16:25:00Z">
        <w:r w:rsidR="00752B17" w:rsidRPr="00BD70B1" w:rsidDel="00A76A70">
          <w:delText xml:space="preserve">The </w:delText>
        </w:r>
      </w:del>
      <w:r w:rsidR="00752B17" w:rsidRPr="00BD70B1">
        <w:t>EU Regulation 2017/1926</w:t>
      </w:r>
      <w:ins w:id="159" w:author="lubrich" w:date="2020-04-02T16:25:00Z">
        <w:r>
          <w:t xml:space="preserve">, regarding </w:t>
        </w:r>
      </w:ins>
      <w:del w:id="160" w:author="lubrich" w:date="2020-04-02T16:25:00Z">
        <w:r w:rsidR="00752B17" w:rsidRPr="00BD70B1" w:rsidDel="00A76A70">
          <w:delText xml:space="preserve"> gives some implications that </w:delText>
        </w:r>
      </w:del>
      <w:r w:rsidR="00752B17" w:rsidRPr="00BD70B1">
        <w:t>services for multi-modal traveller information (e.g. routing services)</w:t>
      </w:r>
      <w:ins w:id="161" w:author="lubrich" w:date="2020-04-02T16:26:00Z">
        <w:r>
          <w:t>.</w:t>
        </w:r>
      </w:ins>
      <w:del w:id="162" w:author="lubrich" w:date="2020-04-02T16:26:00Z">
        <w:r w:rsidR="00752B17" w:rsidRPr="00BD70B1" w:rsidDel="00A76A70">
          <w:delText xml:space="preserve"> </w:delText>
        </w:r>
        <w:r w:rsidR="003D0AE3" w:rsidRPr="00BD70B1" w:rsidDel="00A76A70">
          <w:delText>need</w:delText>
        </w:r>
        <w:r w:rsidR="00752B17" w:rsidRPr="00BD70B1" w:rsidDel="00A76A70">
          <w:delText xml:space="preserve"> to be considered within NAPs, besides that pure provision of data sets.</w:delText>
        </w:r>
      </w:del>
    </w:p>
    <w:p w:rsidR="00752B17" w:rsidRPr="00403CF2" w:rsidDel="00403CF2" w:rsidRDefault="00C57B1A" w:rsidP="00752B17">
      <w:pPr>
        <w:pStyle w:val="Paragraphe"/>
        <w:ind w:left="1985"/>
        <w:rPr>
          <w:del w:id="163" w:author="lubrich" w:date="2020-03-31T15:26:00Z"/>
        </w:rPr>
      </w:pPr>
      <w:commentRangeStart w:id="164"/>
      <w:del w:id="165" w:author="lubrich" w:date="2020-03-31T15:26:00Z">
        <w:r w:rsidRPr="00403CF2" w:rsidDel="00403CF2">
          <w:delText>First,</w:delText>
        </w:r>
        <w:r w:rsidR="00752B17" w:rsidRPr="00403CF2" w:rsidDel="00403CF2">
          <w:delText xml:space="preserve"> a NAP may allow the discovery of such services in addition to </w:delText>
        </w:r>
        <w:r w:rsidRPr="00403CF2" w:rsidDel="00403CF2">
          <w:delText>the discovery of pure data sets, see the bottom of Figure 1. This corresponds to a technical service, e.g. an API that can be used to invoke routing information.</w:delText>
        </w:r>
        <w:r w:rsidR="00752B17" w:rsidRPr="00403CF2" w:rsidDel="00403CF2">
          <w:delText xml:space="preserve"> </w:delText>
        </w:r>
        <w:r w:rsidRPr="00403CF2" w:rsidDel="00403CF2">
          <w:delText>In this case, the Metadata definitions are to be adapted to describe not only data sets but also services.</w:delText>
        </w:r>
      </w:del>
    </w:p>
    <w:p w:rsidR="008D7ED7" w:rsidRPr="00BD70B1" w:rsidDel="00A76A70" w:rsidRDefault="00A53EC4" w:rsidP="009A31BD">
      <w:pPr>
        <w:pStyle w:val="Paragraphe"/>
        <w:ind w:left="1985"/>
        <w:rPr>
          <w:del w:id="166" w:author="lubrich" w:date="2020-04-02T16:27:00Z"/>
        </w:rPr>
      </w:pPr>
      <w:del w:id="167" w:author="lubrich" w:date="2020-04-02T16:27:00Z">
        <w:r w:rsidDel="00A76A70">
          <w:delText>Data</w:delText>
        </w:r>
        <w:r w:rsidR="008D7ED7" w:rsidRPr="00BD70B1" w:rsidDel="00A76A70">
          <w:delText xml:space="preserve">sets may be provided </w:delText>
        </w:r>
        <w:r w:rsidR="00752B17" w:rsidRPr="00BD70B1" w:rsidDel="00A76A70">
          <w:delText xml:space="preserve">in a NAP to </w:delText>
        </w:r>
        <w:r w:rsidR="003672B7" w:rsidRPr="00BD70B1" w:rsidDel="00A76A70">
          <w:delText xml:space="preserve">explicitly </w:delText>
        </w:r>
        <w:r w:rsidR="00752B17" w:rsidRPr="00BD70B1" w:rsidDel="00A76A70">
          <w:delText xml:space="preserve">support </w:delText>
        </w:r>
        <w:r w:rsidR="008D7ED7" w:rsidRPr="00BD70B1" w:rsidDel="00A76A70">
          <w:delText>specific services</w:delText>
        </w:r>
        <w:r w:rsidR="00752B17" w:rsidRPr="00BD70B1" w:rsidDel="00A76A70">
          <w:delText xml:space="preserve">, </w:delText>
        </w:r>
        <w:r w:rsidR="00C57B1A" w:rsidDel="00A76A70">
          <w:delText xml:space="preserve">see at the top of Figure 1. Specific services for multi-modal travel </w:delText>
        </w:r>
        <w:r w:rsidR="00752B17" w:rsidRPr="00BD70B1" w:rsidDel="00A76A70">
          <w:delText xml:space="preserve">are listed in </w:delText>
        </w:r>
        <w:r w:rsidR="008D7ED7" w:rsidRPr="00BD70B1" w:rsidDel="00A76A70">
          <w:delText>EU Regulation 2017/1926. Examples</w:delText>
        </w:r>
        <w:r w:rsidR="00752B17" w:rsidRPr="00BD70B1" w:rsidDel="00A76A70">
          <w:delText xml:space="preserve"> </w:delText>
        </w:r>
        <w:r w:rsidR="003672B7" w:rsidRPr="00BD70B1" w:rsidDel="00A76A70">
          <w:delText>for such services are</w:delText>
        </w:r>
        <w:r w:rsidR="00752B17" w:rsidRPr="00BD70B1" w:rsidDel="00A76A70">
          <w:delText xml:space="preserve"> “location search”</w:delText>
        </w:r>
        <w:r w:rsidR="003D0AE3" w:rsidRPr="00BD70B1" w:rsidDel="00A76A70">
          <w:delText>,</w:delText>
        </w:r>
        <w:r w:rsidR="00752B17" w:rsidRPr="00BD70B1" w:rsidDel="00A76A70">
          <w:delText xml:space="preserve"> </w:delText>
        </w:r>
        <w:r w:rsidR="003672B7" w:rsidRPr="00BD70B1" w:rsidDel="00A76A70">
          <w:delText xml:space="preserve">which is based on a data set describing address identifiers, or </w:delText>
        </w:r>
        <w:r w:rsidR="00752B17" w:rsidRPr="00BD70B1" w:rsidDel="00A76A70">
          <w:delText>“trip plan</w:delText>
        </w:r>
        <w:r w:rsidR="003672B7" w:rsidRPr="00BD70B1" w:rsidDel="00A76A70">
          <w:delText xml:space="preserve"> computation</w:delText>
        </w:r>
        <w:r w:rsidR="00752B17" w:rsidRPr="00BD70B1" w:rsidDel="00A76A70">
          <w:delText>”</w:delText>
        </w:r>
        <w:r w:rsidR="003D0AE3" w:rsidRPr="00BD70B1" w:rsidDel="00A76A70">
          <w:delText>,</w:delText>
        </w:r>
        <w:r w:rsidR="003672B7" w:rsidRPr="00BD70B1" w:rsidDel="00A76A70">
          <w:delText xml:space="preserve"> which is based on a data set describing the road network</w:delText>
        </w:r>
        <w:r w:rsidR="00752B17" w:rsidRPr="00BD70B1" w:rsidDel="00A76A70">
          <w:delText>.</w:delText>
        </w:r>
        <w:r w:rsidR="004B3B50" w:rsidRPr="00BD70B1" w:rsidDel="00A76A70">
          <w:delText xml:space="preserve"> In this context, the </w:delText>
        </w:r>
        <w:r w:rsidR="003672B7" w:rsidRPr="00BD70B1" w:rsidDel="00A76A70">
          <w:delText>Metadata</w:delText>
        </w:r>
        <w:r w:rsidR="004B3B50" w:rsidRPr="00BD70B1" w:rsidDel="00A76A70">
          <w:delText xml:space="preserve"> </w:delText>
        </w:r>
        <w:r w:rsidR="003672B7" w:rsidRPr="00BD70B1" w:rsidDel="00A76A70">
          <w:delText>have</w:delText>
        </w:r>
        <w:r w:rsidR="004B3B50" w:rsidRPr="00BD70B1" w:rsidDel="00A76A70">
          <w:delText xml:space="preserve"> </w:delText>
        </w:r>
        <w:r w:rsidR="003672B7" w:rsidRPr="00BD70B1" w:rsidDel="00A76A70">
          <w:delText xml:space="preserve">to </w:delText>
        </w:r>
        <w:r w:rsidR="004B3B50" w:rsidRPr="00BD70B1" w:rsidDel="00A76A70">
          <w:delText xml:space="preserve">provide </w:delText>
        </w:r>
        <w:r w:rsidR="00752B17" w:rsidRPr="00BD70B1" w:rsidDel="00A76A70">
          <w:delText xml:space="preserve">additional </w:delText>
        </w:r>
        <w:r w:rsidR="004B3B50" w:rsidRPr="00BD70B1" w:rsidDel="00A76A70">
          <w:delText xml:space="preserve">information about for which services the data </w:delText>
        </w:r>
        <w:r w:rsidR="00752B17" w:rsidRPr="00BD70B1" w:rsidDel="00A76A70">
          <w:delText>set is intended.</w:delText>
        </w:r>
      </w:del>
    </w:p>
    <w:p w:rsidR="00752B17" w:rsidRPr="00BD70B1" w:rsidDel="00E858FC" w:rsidRDefault="00752B17" w:rsidP="009A31BD">
      <w:pPr>
        <w:pStyle w:val="Paragraphe"/>
        <w:ind w:left="1985"/>
        <w:rPr>
          <w:del w:id="168" w:author="lubrich" w:date="2020-03-31T17:38:00Z"/>
        </w:rPr>
      </w:pPr>
      <w:del w:id="169" w:author="lubrich" w:date="2020-03-31T17:38:00Z">
        <w:r w:rsidRPr="00BD70B1" w:rsidDel="00E858FC">
          <w:delText xml:space="preserve">The Metadata definitions in this paper consider </w:delText>
        </w:r>
        <w:r w:rsidR="003672B7" w:rsidRPr="00BD70B1" w:rsidDel="00E858FC">
          <w:delText>the context of services</w:delText>
        </w:r>
        <w:r w:rsidRPr="00BD70B1" w:rsidDel="00E858FC">
          <w:delText>, where possible, by adding some extra definitions or re-definitions to allow discovery of services within a NAP. To ease readability of this document, only the wording “data set” is used, but can always be also referred to “services”. E.g., the Metadata element “Name of data set” could be also interpreted as “Name of a service”.</w:delText>
        </w:r>
      </w:del>
    </w:p>
    <w:commentRangeEnd w:id="164"/>
    <w:p w:rsidR="009A31BD" w:rsidRPr="009A31BD" w:rsidRDefault="00A76A70" w:rsidP="009A31BD">
      <w:pPr>
        <w:pStyle w:val="Paragraphe"/>
        <w:ind w:left="1985"/>
        <w:rPr>
          <w:b/>
        </w:rPr>
      </w:pPr>
      <w:r>
        <w:rPr>
          <w:rStyle w:val="Kommentarzeichen"/>
        </w:rPr>
        <w:commentReference w:id="164"/>
      </w:r>
      <w:del w:id="170" w:author="lubrich" w:date="2020-04-01T12:56:00Z">
        <w:r w:rsidR="009A31BD" w:rsidRPr="009A31BD" w:rsidDel="00F70AF0">
          <w:rPr>
            <w:b/>
          </w:rPr>
          <w:delText>Contact Point</w:delText>
        </w:r>
      </w:del>
      <w:ins w:id="171" w:author="lubrich" w:date="2020-04-01T12:56:00Z">
        <w:r w:rsidR="00F70AF0">
          <w:rPr>
            <w:b/>
          </w:rPr>
          <w:t>Metadata Creator</w:t>
        </w:r>
      </w:ins>
    </w:p>
    <w:p w:rsidR="009A31BD" w:rsidRDefault="009A31BD" w:rsidP="009A31BD">
      <w:pPr>
        <w:pStyle w:val="Paragraphe"/>
        <w:ind w:left="1985"/>
      </w:pPr>
      <w:r>
        <w:t xml:space="preserve">A </w:t>
      </w:r>
      <w:del w:id="172" w:author="lubrich" w:date="2020-04-01T12:58:00Z">
        <w:r w:rsidDel="00F70AF0">
          <w:delText>Contact Point</w:delText>
        </w:r>
      </w:del>
      <w:ins w:id="173" w:author="lubrich" w:date="2020-04-01T12:58:00Z">
        <w:r w:rsidR="00F70AF0">
          <w:t>Metadata Creator</w:t>
        </w:r>
      </w:ins>
      <w:r>
        <w:t xml:space="preserve"> is the entity (company, authority or person) who </w:t>
      </w:r>
      <w:del w:id="174" w:author="lubrich" w:date="2020-04-01T12:53:00Z">
        <w:r w:rsidDel="00F70AF0">
          <w:delText xml:space="preserve">registered </w:delText>
        </w:r>
      </w:del>
      <w:ins w:id="175" w:author="lubrich" w:date="2020-04-01T12:53:00Z">
        <w:r w:rsidR="00F70AF0">
          <w:t xml:space="preserve">creates and </w:t>
        </w:r>
      </w:ins>
      <w:ins w:id="176" w:author="lubrich" w:date="2020-04-01T12:56:00Z">
        <w:r w:rsidR="00F70AF0">
          <w:t>maintains</w:t>
        </w:r>
      </w:ins>
      <w:ins w:id="177" w:author="lubrich" w:date="2020-04-01T12:53:00Z">
        <w:r w:rsidR="00F70AF0">
          <w:t xml:space="preserve"> the metadata record about </w:t>
        </w:r>
      </w:ins>
      <w:r>
        <w:t xml:space="preserve">the dataset at the </w:t>
      </w:r>
      <w:r w:rsidR="00A1703C">
        <w:t>NAP</w:t>
      </w:r>
      <w:r>
        <w:t xml:space="preserve"> and is liable for the correctness of the metadata. </w:t>
      </w:r>
      <w:del w:id="178" w:author="lubrich" w:date="2020-04-01T12:58:00Z">
        <w:r w:rsidDel="00F70AF0">
          <w:delText>In most case this will be the data owner.</w:delText>
        </w:r>
      </w:del>
    </w:p>
    <w:p w:rsidR="00F70AF0" w:rsidRPr="009A31BD" w:rsidRDefault="00F70AF0" w:rsidP="00F70AF0">
      <w:pPr>
        <w:pStyle w:val="Paragraphe"/>
        <w:ind w:left="1985"/>
        <w:rPr>
          <w:b/>
        </w:rPr>
      </w:pPr>
      <w:r w:rsidRPr="009A31BD">
        <w:rPr>
          <w:b/>
        </w:rPr>
        <w:t>Publisher</w:t>
      </w:r>
    </w:p>
    <w:p w:rsidR="00F70AF0" w:rsidRDefault="00F70AF0" w:rsidP="00F70AF0">
      <w:pPr>
        <w:pStyle w:val="Paragraphe"/>
        <w:ind w:left="1985"/>
      </w:pPr>
      <w:r>
        <w:t>A Publisher is the entity (company, authority or person) who publishes a dataset. He holds up the data access and defines data routines.</w:t>
      </w:r>
    </w:p>
    <w:p w:rsidR="009A31BD" w:rsidRPr="009A31BD" w:rsidRDefault="009A31BD" w:rsidP="009A31BD">
      <w:pPr>
        <w:pStyle w:val="Paragraphe"/>
        <w:ind w:left="1985"/>
        <w:rPr>
          <w:b/>
        </w:rPr>
      </w:pPr>
      <w:r w:rsidRPr="009A31BD">
        <w:rPr>
          <w:b/>
        </w:rPr>
        <w:t>Data Owner</w:t>
      </w:r>
    </w:p>
    <w:p w:rsidR="009A31BD" w:rsidRDefault="009A31BD" w:rsidP="009A31BD">
      <w:pPr>
        <w:pStyle w:val="Paragraphe"/>
        <w:ind w:left="1985"/>
      </w:pPr>
      <w:r>
        <w:t>A Data owner is the entity (company or authority) which owns or produces data. It is liable for processing, aggregation, quantity and quality of the data.</w:t>
      </w:r>
      <w:ins w:id="179" w:author="lubrich" w:date="2020-03-31T17:37:00Z">
        <w:r w:rsidR="00E858FC" w:rsidRPr="00E858FC">
          <w:t xml:space="preserve"> </w:t>
        </w:r>
      </w:ins>
    </w:p>
    <w:p w:rsidR="00F70AF0" w:rsidRDefault="00F70AF0" w:rsidP="009A31BD">
      <w:pPr>
        <w:pStyle w:val="Paragraphe"/>
        <w:ind w:left="1985"/>
      </w:pPr>
      <w:ins w:id="180" w:author="lubrich" w:date="2020-04-01T12:57:00Z">
        <w:r>
          <w:t>The three entities Metadata Creator, Publisher and Data Owner may be identical or not.</w:t>
        </w:r>
      </w:ins>
    </w:p>
    <w:p w:rsidR="000B66C2" w:rsidRDefault="000B66C2" w:rsidP="009A31BD">
      <w:pPr>
        <w:pStyle w:val="Paragraphe"/>
        <w:ind w:left="1985"/>
      </w:pPr>
    </w:p>
    <w:p w:rsidR="000B66C2" w:rsidRPr="00E8059B" w:rsidRDefault="000B66C2" w:rsidP="000B66C2">
      <w:pPr>
        <w:pStyle w:val="berschrift2"/>
        <w:tabs>
          <w:tab w:val="clear" w:pos="576"/>
          <w:tab w:val="clear" w:pos="2552"/>
          <w:tab w:val="num" w:pos="2560"/>
        </w:tabs>
        <w:ind w:left="2552" w:hanging="567"/>
        <w:jc w:val="left"/>
      </w:pPr>
      <w:bookmarkStart w:id="181" w:name="_Toc37349941"/>
      <w:commentRangeStart w:id="182"/>
      <w:r>
        <w:t>Related to the DCAT-AP</w:t>
      </w:r>
      <w:commentRangeEnd w:id="182"/>
      <w:r w:rsidR="00E64B6A">
        <w:rPr>
          <w:rStyle w:val="Kommentarzeichen"/>
          <w:b w:val="0"/>
          <w:bCs w:val="0"/>
          <w:color w:val="auto"/>
        </w:rPr>
        <w:commentReference w:id="182"/>
      </w:r>
      <w:bookmarkEnd w:id="181"/>
    </w:p>
    <w:p w:rsidR="00826BAC" w:rsidRDefault="00826BAC" w:rsidP="00826BAC">
      <w:pPr>
        <w:pStyle w:val="Paragraphe"/>
        <w:ind w:left="1985"/>
      </w:pPr>
      <w:r>
        <w:lastRenderedPageBreak/>
        <w:t>The following definitions are based on the original DCAT-AP specification</w:t>
      </w:r>
      <w:r>
        <w:rPr>
          <w:rStyle w:val="Funotenzeichen"/>
        </w:rPr>
        <w:footnoteReference w:id="6"/>
      </w:r>
      <w:ins w:id="183" w:author="lubrich" w:date="2020-04-01T10:48:00Z">
        <w:r w:rsidR="002E7E5C">
          <w:t xml:space="preserve"> and adopted to the Nap domain</w:t>
        </w:r>
      </w:ins>
      <w:r w:rsidR="00C236ED">
        <w:t>.</w:t>
      </w:r>
    </w:p>
    <w:p w:rsidR="00826BAC" w:rsidRDefault="00826BAC" w:rsidP="00826BAC">
      <w:pPr>
        <w:pStyle w:val="Paragraphe"/>
        <w:ind w:left="1985"/>
      </w:pPr>
      <w:r>
        <w:t xml:space="preserve">An </w:t>
      </w:r>
      <w:r w:rsidRPr="00826BAC">
        <w:rPr>
          <w:b/>
        </w:rPr>
        <w:t>Application Profile</w:t>
      </w:r>
      <w:r>
        <w:t xml:space="preserve"> is a specification that re-uses terms from one or more base standards, adding more specificity by identifying mandatory, recommended and optional elements to be used for a particular application, as well as recommendations for controlled vocabularies to be used.</w:t>
      </w:r>
    </w:p>
    <w:p w:rsidR="00826BAC" w:rsidRDefault="00826BAC" w:rsidP="00826BAC">
      <w:pPr>
        <w:pStyle w:val="Paragraphe"/>
        <w:ind w:left="1985"/>
      </w:pPr>
      <w:r>
        <w:t xml:space="preserve">A </w:t>
      </w:r>
      <w:r w:rsidRPr="00826BAC">
        <w:rPr>
          <w:b/>
        </w:rPr>
        <w:t>Dataset</w:t>
      </w:r>
      <w:r>
        <w:t xml:space="preserve"> is a collection of data, published or </w:t>
      </w:r>
      <w:proofErr w:type="spellStart"/>
      <w:r>
        <w:t>curated</w:t>
      </w:r>
      <w:proofErr w:type="spellEnd"/>
      <w:r>
        <w:t xml:space="preserve"> by a single source, and available for access or download in one or more formats.</w:t>
      </w:r>
      <w:r w:rsidR="00457760">
        <w:t xml:space="preserve"> </w:t>
      </w:r>
    </w:p>
    <w:p w:rsidR="00955208" w:rsidRDefault="00955208" w:rsidP="00826BAC">
      <w:pPr>
        <w:pStyle w:val="Paragraphe"/>
        <w:ind w:left="1985"/>
        <w:rPr>
          <w:ins w:id="184" w:author="lubrich" w:date="2020-03-31T17:59:00Z"/>
        </w:rPr>
      </w:pPr>
      <w:ins w:id="185" w:author="lubrich" w:date="2020-03-31T17:59:00Z">
        <w:r>
          <w:t xml:space="preserve">A </w:t>
        </w:r>
        <w:r w:rsidR="00A9323B" w:rsidRPr="00A9323B">
          <w:rPr>
            <w:b/>
          </w:rPr>
          <w:t>Catalogue</w:t>
        </w:r>
        <w:r>
          <w:t xml:space="preserve"> is </w:t>
        </w:r>
      </w:ins>
      <w:ins w:id="186" w:author="lubrich" w:date="2020-03-31T18:02:00Z">
        <w:r>
          <w:t>a</w:t>
        </w:r>
        <w:r w:rsidRPr="00955208">
          <w:t xml:space="preserve"> repository that hosts the Datasets</w:t>
        </w:r>
        <w:r>
          <w:t>.</w:t>
        </w:r>
      </w:ins>
    </w:p>
    <w:p w:rsidR="00826BAC" w:rsidRDefault="00826BAC" w:rsidP="00826BAC">
      <w:pPr>
        <w:pStyle w:val="Paragraphe"/>
        <w:ind w:left="1985"/>
      </w:pPr>
      <w:r>
        <w:t xml:space="preserve">A </w:t>
      </w:r>
      <w:r w:rsidRPr="00826BAC">
        <w:rPr>
          <w:b/>
        </w:rPr>
        <w:t>Data Portal</w:t>
      </w:r>
      <w:r>
        <w:t xml:space="preserve"> is a Web-based system that contains a data catalogue with descriptions of datasets and provides services enabling discovery and re-use of the datasets.</w:t>
      </w:r>
      <w:r w:rsidR="00457760" w:rsidRPr="00457760">
        <w:rPr>
          <w:color w:val="FF0000"/>
        </w:rPr>
        <w:t xml:space="preserve"> </w:t>
      </w:r>
      <w:ins w:id="187" w:author="lubrich" w:date="2020-03-31T15:23:00Z">
        <w:r w:rsidR="008E6AA8" w:rsidRPr="008E6AA8">
          <w:rPr>
            <w:color w:val="FF0000"/>
          </w:rPr>
          <w:t xml:space="preserve">In </w:t>
        </w:r>
      </w:ins>
      <w:ins w:id="188" w:author="lubrich" w:date="2020-03-31T15:24:00Z">
        <w:r w:rsidR="00403CF2">
          <w:rPr>
            <w:color w:val="FF0000"/>
          </w:rPr>
          <w:t xml:space="preserve">a </w:t>
        </w:r>
      </w:ins>
      <w:ins w:id="189" w:author="lubrich" w:date="2020-03-31T15:23:00Z">
        <w:r w:rsidR="008E6AA8" w:rsidRPr="008E6AA8">
          <w:rPr>
            <w:color w:val="FF0000"/>
          </w:rPr>
          <w:t>NAP context, this corresponds to a concrete NAP system, i.e., a web portal, where NAP datasets are discoverable.</w:t>
        </w:r>
      </w:ins>
    </w:p>
    <w:p w:rsidR="00955208" w:rsidRDefault="00955208" w:rsidP="00826BAC">
      <w:pPr>
        <w:pStyle w:val="Paragraphe"/>
        <w:ind w:left="1985"/>
        <w:rPr>
          <w:ins w:id="190" w:author="lubrich" w:date="2020-03-31T18:00:00Z"/>
        </w:rPr>
      </w:pPr>
      <w:ins w:id="191" w:author="lubrich" w:date="2020-03-31T18:00:00Z">
        <w:r>
          <w:t xml:space="preserve">A </w:t>
        </w:r>
        <w:r w:rsidR="00A9323B" w:rsidRPr="00A9323B">
          <w:rPr>
            <w:b/>
          </w:rPr>
          <w:t>Catalogue Record</w:t>
        </w:r>
        <w:r>
          <w:t xml:space="preserve"> is a</w:t>
        </w:r>
      </w:ins>
      <w:ins w:id="192" w:author="lubrich" w:date="2020-03-31T18:01:00Z">
        <w:r>
          <w:t xml:space="preserve"> </w:t>
        </w:r>
        <w:r w:rsidRPr="00955208">
          <w:t>description of a Dataset’s entry in the Catalogue.</w:t>
        </w:r>
      </w:ins>
      <w:ins w:id="193" w:author="lubrich" w:date="2020-03-31T18:04:00Z">
        <w:r w:rsidR="006E38CF" w:rsidRPr="006E38CF">
          <w:rPr>
            <w:color w:val="FF0000"/>
          </w:rPr>
          <w:t xml:space="preserve"> </w:t>
        </w:r>
        <w:r w:rsidR="006E38CF" w:rsidRPr="008E6AA8">
          <w:rPr>
            <w:color w:val="FF0000"/>
          </w:rPr>
          <w:t xml:space="preserve">In </w:t>
        </w:r>
        <w:r w:rsidR="006E38CF">
          <w:rPr>
            <w:color w:val="FF0000"/>
          </w:rPr>
          <w:t xml:space="preserve">a </w:t>
        </w:r>
        <w:r w:rsidR="006E38CF" w:rsidRPr="008E6AA8">
          <w:rPr>
            <w:color w:val="FF0000"/>
          </w:rPr>
          <w:t xml:space="preserve">NAP context, this corresponds to </w:t>
        </w:r>
      </w:ins>
      <w:ins w:id="194" w:author="lubrich" w:date="2020-03-31T18:05:00Z">
        <w:r w:rsidR="006E38CF">
          <w:rPr>
            <w:color w:val="FF0000"/>
          </w:rPr>
          <w:t>of the metadata description about one publication on the NAP.</w:t>
        </w:r>
      </w:ins>
    </w:p>
    <w:p w:rsidR="00955208" w:rsidRDefault="00955208" w:rsidP="00826BAC">
      <w:pPr>
        <w:pStyle w:val="Paragraphe"/>
        <w:ind w:left="1985"/>
        <w:rPr>
          <w:ins w:id="195" w:author="lubrich" w:date="2020-03-31T18:00:00Z"/>
        </w:rPr>
      </w:pPr>
      <w:ins w:id="196" w:author="lubrich" w:date="2020-03-31T18:02:00Z">
        <w:r>
          <w:t xml:space="preserve">A </w:t>
        </w:r>
        <w:r w:rsidR="00A9323B" w:rsidRPr="00A9323B">
          <w:rPr>
            <w:b/>
          </w:rPr>
          <w:t>Distribution</w:t>
        </w:r>
        <w:r>
          <w:t xml:space="preserve"> </w:t>
        </w:r>
        <w:proofErr w:type="gramStart"/>
        <w:r>
          <w:t>is  a</w:t>
        </w:r>
      </w:ins>
      <w:proofErr w:type="gramEnd"/>
      <w:ins w:id="197" w:author="lubrich" w:date="2020-03-31T18:03:00Z">
        <w:r>
          <w:t xml:space="preserve"> </w:t>
        </w:r>
        <w:r w:rsidRPr="00955208">
          <w:t>physical embodiment of the Dataset in a particular format.</w:t>
        </w:r>
      </w:ins>
    </w:p>
    <w:p w:rsidR="00350532" w:rsidRDefault="003303F5" w:rsidP="003303F5">
      <w:pPr>
        <w:pStyle w:val="Paragraphe"/>
        <w:ind w:left="1985"/>
        <w:rPr>
          <w:ins w:id="198" w:author="lubrich" w:date="2020-03-31T18:23:00Z"/>
        </w:rPr>
      </w:pPr>
      <w:ins w:id="199" w:author="lubrich" w:date="2020-03-31T18:13:00Z">
        <w:r>
          <w:t xml:space="preserve">DCAT-AP is </w:t>
        </w:r>
      </w:ins>
      <w:ins w:id="200" w:author="lubrich" w:date="2020-03-31T18:16:00Z">
        <w:r>
          <w:t>expressed as a</w:t>
        </w:r>
      </w:ins>
      <w:ins w:id="201" w:author="lubrich" w:date="2020-03-31T18:17:00Z">
        <w:r>
          <w:t xml:space="preserve"> </w:t>
        </w:r>
      </w:ins>
      <w:ins w:id="202" w:author="lubrich" w:date="2020-03-31T18:16:00Z">
        <w:r>
          <w:t>RDF schema</w:t>
        </w:r>
      </w:ins>
      <w:ins w:id="203" w:author="lubrich" w:date="2020-03-31T18:22:00Z">
        <w:r>
          <w:rPr>
            <w:rStyle w:val="Funotenzeichen"/>
          </w:rPr>
          <w:footnoteReference w:id="7"/>
        </w:r>
      </w:ins>
      <w:ins w:id="205" w:author="lubrich" w:date="2020-03-31T18:19:00Z">
        <w:r>
          <w:t xml:space="preserve">. A RDF schema </w:t>
        </w:r>
        <w:r w:rsidRPr="003303F5">
          <w:t>provides a data-modelling vocabulary for RDF data.</w:t>
        </w:r>
        <w:r>
          <w:t xml:space="preserve"> </w:t>
        </w:r>
      </w:ins>
      <w:ins w:id="206" w:author="lubrich" w:date="2020-03-31T18:20:00Z">
        <w:r w:rsidRPr="003303F5">
          <w:t>It provides mechanisms for describing groups of related resources and the relationships between these resources.</w:t>
        </w:r>
        <w:r>
          <w:t xml:space="preserve"> </w:t>
        </w:r>
      </w:ins>
      <w:ins w:id="207" w:author="lubrich" w:date="2020-03-31T18:21:00Z">
        <w:r>
          <w:t>This is done via</w:t>
        </w:r>
      </w:ins>
      <w:ins w:id="208" w:author="lubrich" w:date="2020-03-31T18:16:00Z">
        <w:r>
          <w:t xml:space="preserve"> a</w:t>
        </w:r>
      </w:ins>
      <w:ins w:id="209" w:author="lubrich" w:date="2020-03-31T18:17:00Z">
        <w:r>
          <w:t xml:space="preserve"> </w:t>
        </w:r>
        <w:r w:rsidRPr="003303F5">
          <w:t>class and property system</w:t>
        </w:r>
        <w:r>
          <w:t xml:space="preserve">, </w:t>
        </w:r>
      </w:ins>
    </w:p>
    <w:p w:rsidR="00350532" w:rsidRDefault="00350532" w:rsidP="003303F5">
      <w:pPr>
        <w:pStyle w:val="Paragraphe"/>
        <w:ind w:left="1985"/>
        <w:rPr>
          <w:ins w:id="210" w:author="lubrich" w:date="2020-03-31T18:23:00Z"/>
        </w:rPr>
      </w:pPr>
      <w:ins w:id="211" w:author="lubrich" w:date="2020-03-31T18:23:00Z">
        <w:r>
          <w:t xml:space="preserve">A </w:t>
        </w:r>
        <w:r w:rsidR="00A9323B" w:rsidRPr="00A9323B">
          <w:rPr>
            <w:b/>
          </w:rPr>
          <w:t>Class</w:t>
        </w:r>
        <w:r>
          <w:t xml:space="preserve"> is a</w:t>
        </w:r>
      </w:ins>
      <w:ins w:id="212" w:author="lubrich" w:date="2020-03-31T18:25:00Z">
        <w:r>
          <w:t xml:space="preserve"> group of resources</w:t>
        </w:r>
      </w:ins>
      <w:ins w:id="213" w:author="lubrich" w:date="2020-03-31T18:26:00Z">
        <w:r>
          <w:t xml:space="preserve">. </w:t>
        </w:r>
        <w:r w:rsidRPr="00350532">
          <w:t>Classes are themselves resources. They are often identified by IRIs and may be described using properties.</w:t>
        </w:r>
      </w:ins>
    </w:p>
    <w:p w:rsidR="00350532" w:rsidRDefault="00350532" w:rsidP="003303F5">
      <w:pPr>
        <w:pStyle w:val="Paragraphe"/>
        <w:ind w:left="1985"/>
        <w:rPr>
          <w:ins w:id="214" w:author="lubrich" w:date="2020-03-31T18:29:00Z"/>
        </w:rPr>
      </w:pPr>
      <w:ins w:id="215" w:author="lubrich" w:date="2020-03-31T18:23:00Z">
        <w:r>
          <w:t xml:space="preserve">A </w:t>
        </w:r>
        <w:r w:rsidR="00A9323B" w:rsidRPr="00A9323B">
          <w:rPr>
            <w:b/>
          </w:rPr>
          <w:t>Property</w:t>
        </w:r>
        <w:r>
          <w:t xml:space="preserve"> is a</w:t>
        </w:r>
      </w:ins>
      <w:ins w:id="216" w:author="lubrich" w:date="2020-03-31T18:27:00Z">
        <w:r w:rsidRPr="00350532">
          <w:t xml:space="preserve"> relation between subject resources and object resources.</w:t>
        </w:r>
      </w:ins>
    </w:p>
    <w:p w:rsidR="003303F5" w:rsidRDefault="003303F5" w:rsidP="003303F5">
      <w:pPr>
        <w:pStyle w:val="Paragraphe"/>
        <w:ind w:left="1985"/>
        <w:rPr>
          <w:ins w:id="217" w:author="lubrich" w:date="2020-03-31T18:17:00Z"/>
        </w:rPr>
      </w:pPr>
      <w:ins w:id="218" w:author="lubrich" w:date="2020-03-31T18:21:00Z">
        <w:r>
          <w:t xml:space="preserve">The following figure shows how </w:t>
        </w:r>
      </w:ins>
      <w:ins w:id="219" w:author="lubrich" w:date="2020-03-31T18:22:00Z">
        <w:r>
          <w:t>the</w:t>
        </w:r>
      </w:ins>
      <w:ins w:id="220" w:author="lubrich" w:date="2020-03-31T18:21:00Z">
        <w:r>
          <w:t xml:space="preserve"> </w:t>
        </w:r>
      </w:ins>
      <w:ins w:id="221" w:author="lubrich" w:date="2020-03-31T18:17:00Z">
        <w:r>
          <w:t>above-mentioned terms and relations are expressed as classes and</w:t>
        </w:r>
      </w:ins>
      <w:ins w:id="222" w:author="lubrich" w:date="2020-03-31T18:18:00Z">
        <w:r>
          <w:t xml:space="preserve"> properties</w:t>
        </w:r>
      </w:ins>
      <w:ins w:id="223" w:author="lubrich" w:date="2020-03-31T18:22:00Z">
        <w:r>
          <w:t xml:space="preserve">. This also shows </w:t>
        </w:r>
        <w:proofErr w:type="spellStart"/>
        <w:r>
          <w:t>tho</w:t>
        </w:r>
        <w:proofErr w:type="spellEnd"/>
        <w:r>
          <w:t xml:space="preserve"> core elements of the DCAT-AP data model.</w:t>
        </w:r>
      </w:ins>
      <w:ins w:id="224" w:author="lubrich" w:date="2020-03-31T18:17:00Z">
        <w:r>
          <w:t xml:space="preserve"> </w:t>
        </w:r>
      </w:ins>
    </w:p>
    <w:p w:rsidR="003303F5" w:rsidRDefault="003D1367" w:rsidP="003303F5">
      <w:pPr>
        <w:pStyle w:val="Paragraphe"/>
        <w:ind w:left="1985"/>
        <w:rPr>
          <w:ins w:id="225" w:author="lubrich" w:date="2020-03-31T18:29:00Z"/>
        </w:rPr>
      </w:pPr>
      <w:r>
        <w:rPr>
          <w:noProof/>
          <w:lang w:val="de-DE" w:eastAsia="de-DE"/>
        </w:rPr>
        <w:pict>
          <v:shape id="_x0000_s1067" type="#_x0000_t202" style="position:absolute;left:0;text-align:left;margin-left:249.45pt;margin-top:16.85pt;width:55.95pt;height:8.3pt;z-index:251688448" filled="f" stroked="f">
            <v:textbox style="mso-next-textbox:#_x0000_s1067" inset="0,0,0,0">
              <w:txbxContent>
                <w:p w:rsidR="00B90853" w:rsidRPr="00B86AEB" w:rsidRDefault="00B90853" w:rsidP="00B86AEB">
                  <w:pPr>
                    <w:jc w:val="center"/>
                    <w:rPr>
                      <w:rFonts w:ascii="Arial" w:hAnsi="Arial" w:cs="Arial"/>
                      <w:sz w:val="12"/>
                      <w:szCs w:val="12"/>
                      <w:lang w:val="de-DE"/>
                    </w:rPr>
                  </w:pPr>
                  <w:proofErr w:type="spellStart"/>
                  <w:r>
                    <w:rPr>
                      <w:rFonts w:ascii="Arial" w:hAnsi="Arial" w:cs="Arial"/>
                      <w:sz w:val="12"/>
                      <w:szCs w:val="12"/>
                      <w:lang w:val="de-DE"/>
                    </w:rPr>
                    <w:t>foaf:primaryTopic</w:t>
                  </w:r>
                  <w:proofErr w:type="spellEnd"/>
                </w:p>
              </w:txbxContent>
            </v:textbox>
          </v:shape>
        </w:pict>
      </w:r>
      <w:r>
        <w:rPr>
          <w:noProof/>
          <w:lang w:val="de-DE" w:eastAsia="de-DE"/>
        </w:rPr>
        <w:pict>
          <v:shape id="_x0000_s1065" type="#_x0000_t202" style="position:absolute;left:0;text-align:left;margin-left:110.75pt;margin-top:19.25pt;width:45.4pt;height:8.3pt;z-index:251686400" filled="f" stroked="f">
            <v:textbox style="mso-next-textbox:#_x0000_s1065" inset="0,0,0,0">
              <w:txbxContent>
                <w:p w:rsidR="00B90853" w:rsidRPr="00B86AEB" w:rsidRDefault="00B90853" w:rsidP="00B86AEB">
                  <w:pPr>
                    <w:jc w:val="center"/>
                    <w:rPr>
                      <w:rFonts w:ascii="Arial" w:hAnsi="Arial" w:cs="Arial"/>
                      <w:sz w:val="12"/>
                      <w:szCs w:val="12"/>
                      <w:lang w:val="de-DE"/>
                    </w:rPr>
                  </w:pPr>
                  <w:proofErr w:type="spellStart"/>
                  <w:r>
                    <w:rPr>
                      <w:rFonts w:ascii="Arial" w:hAnsi="Arial" w:cs="Arial"/>
                      <w:sz w:val="12"/>
                      <w:szCs w:val="12"/>
                      <w:lang w:val="de-DE"/>
                    </w:rPr>
                    <w:t>d</w:t>
                  </w:r>
                  <w:r w:rsidRPr="00B86AEB">
                    <w:rPr>
                      <w:rFonts w:ascii="Arial" w:hAnsi="Arial" w:cs="Arial"/>
                      <w:sz w:val="12"/>
                      <w:szCs w:val="12"/>
                      <w:lang w:val="de-DE"/>
                    </w:rPr>
                    <w:t>cat:record</w:t>
                  </w:r>
                  <w:proofErr w:type="spellEnd"/>
                </w:p>
              </w:txbxContent>
            </v:textbox>
          </v:shape>
        </w:pict>
      </w:r>
      <w:r>
        <w:rPr>
          <w:noProof/>
          <w:lang w:val="de-DE" w:eastAsia="de-DE"/>
        </w:rPr>
        <w:pict>
          <v:rect id="_x0000_s1057" style="position:absolute;left:0;text-align:left;margin-left:173.45pt;margin-top:7.75pt;width:68.2pt;height:48pt;z-index:251679232">
            <v:textbox style="mso-next-textbox:#_x0000_s1057">
              <w:txbxContent>
                <w:p w:rsidR="00B90853" w:rsidRPr="00350532" w:rsidRDefault="00B90853" w:rsidP="00350532">
                  <w:pPr>
                    <w:jc w:val="center"/>
                    <w:rPr>
                      <w:rFonts w:ascii="Arial" w:hAnsi="Arial" w:cs="Arial"/>
                      <w:sz w:val="16"/>
                      <w:szCs w:val="16"/>
                      <w:lang w:val="de-DE"/>
                    </w:rPr>
                  </w:pPr>
                  <w:proofErr w:type="spellStart"/>
                  <w:r w:rsidRPr="00350532">
                    <w:rPr>
                      <w:rFonts w:ascii="Arial" w:hAnsi="Arial" w:cs="Arial"/>
                      <w:sz w:val="16"/>
                      <w:szCs w:val="16"/>
                      <w:lang w:val="de-DE"/>
                    </w:rPr>
                    <w:t>dcat:Catalog</w:t>
                  </w:r>
                  <w:proofErr w:type="spellEnd"/>
                  <w:r>
                    <w:rPr>
                      <w:rFonts w:ascii="Arial" w:hAnsi="Arial" w:cs="Arial"/>
                      <w:sz w:val="16"/>
                      <w:szCs w:val="16"/>
                      <w:lang w:val="de-DE"/>
                    </w:rPr>
                    <w:t xml:space="preserve"> </w:t>
                  </w:r>
                  <w:proofErr w:type="spellStart"/>
                  <w:r>
                    <w:rPr>
                      <w:rFonts w:ascii="Arial" w:hAnsi="Arial" w:cs="Arial"/>
                      <w:sz w:val="16"/>
                      <w:szCs w:val="16"/>
                      <w:lang w:val="de-DE"/>
                    </w:rPr>
                    <w:t>Record</w:t>
                  </w:r>
                  <w:proofErr w:type="spellEnd"/>
                </w:p>
              </w:txbxContent>
            </v:textbox>
          </v:rect>
        </w:pict>
      </w:r>
      <w:r>
        <w:rPr>
          <w:noProof/>
          <w:lang w:val="de-DE" w:eastAsia="de-DE"/>
        </w:rPr>
        <w:pict>
          <v:rect id="_x0000_s1058" style="position:absolute;left:0;text-align:left;margin-left:314.2pt;margin-top:19.25pt;width:65.3pt;height:67.8pt;z-index:251680256">
            <v:textbox style="mso-next-textbox:#_x0000_s1058">
              <w:txbxContent>
                <w:p w:rsidR="00B90853" w:rsidRPr="00350532" w:rsidRDefault="00B90853" w:rsidP="00350532">
                  <w:pPr>
                    <w:jc w:val="center"/>
                    <w:rPr>
                      <w:rFonts w:ascii="Arial" w:hAnsi="Arial" w:cs="Arial"/>
                      <w:sz w:val="16"/>
                      <w:szCs w:val="16"/>
                      <w:lang w:val="de-DE"/>
                    </w:rPr>
                  </w:pPr>
                  <w:proofErr w:type="spellStart"/>
                  <w:r w:rsidRPr="00350532">
                    <w:rPr>
                      <w:rFonts w:ascii="Arial" w:hAnsi="Arial" w:cs="Arial"/>
                      <w:sz w:val="16"/>
                      <w:szCs w:val="16"/>
                      <w:lang w:val="de-DE"/>
                    </w:rPr>
                    <w:t>dcat:</w:t>
                  </w:r>
                  <w:r>
                    <w:rPr>
                      <w:rFonts w:ascii="Arial" w:hAnsi="Arial" w:cs="Arial"/>
                      <w:sz w:val="16"/>
                      <w:szCs w:val="16"/>
                      <w:lang w:val="de-DE"/>
                    </w:rPr>
                    <w:t>Dataset</w:t>
                  </w:r>
                  <w:proofErr w:type="spellEnd"/>
                </w:p>
              </w:txbxContent>
            </v:textbox>
          </v:rect>
        </w:pict>
      </w:r>
      <w:r>
        <w:rPr>
          <w:noProof/>
          <w:lang w:val="de-DE" w:eastAsia="de-DE"/>
        </w:rPr>
        <w:pict>
          <v:rect id="_x0000_s1056" style="position:absolute;left:0;text-align:left;margin-left:28.1pt;margin-top:19.25pt;width:65pt;height:67.1pt;z-index:251678208">
            <v:textbox style="mso-next-textbox:#_x0000_s1056">
              <w:txbxContent>
                <w:p w:rsidR="00B90853" w:rsidRPr="00350532" w:rsidRDefault="00B90853" w:rsidP="00350532">
                  <w:pPr>
                    <w:jc w:val="center"/>
                    <w:rPr>
                      <w:rFonts w:ascii="Arial" w:hAnsi="Arial" w:cs="Arial"/>
                      <w:sz w:val="16"/>
                      <w:szCs w:val="16"/>
                      <w:lang w:val="de-DE"/>
                    </w:rPr>
                  </w:pPr>
                  <w:proofErr w:type="spellStart"/>
                  <w:r w:rsidRPr="00350532">
                    <w:rPr>
                      <w:rFonts w:ascii="Arial" w:hAnsi="Arial" w:cs="Arial"/>
                      <w:sz w:val="16"/>
                      <w:szCs w:val="16"/>
                      <w:lang w:val="de-DE"/>
                    </w:rPr>
                    <w:t>dcat:Catalog</w:t>
                  </w:r>
                  <w:proofErr w:type="spellEnd"/>
                </w:p>
              </w:txbxContent>
            </v:textbox>
          </v:rect>
        </w:pict>
      </w:r>
    </w:p>
    <w:p w:rsidR="00350532" w:rsidRDefault="003D1367" w:rsidP="003303F5">
      <w:pPr>
        <w:pStyle w:val="Paragraphe"/>
        <w:ind w:left="1985"/>
        <w:rPr>
          <w:ins w:id="226" w:author="lubrich" w:date="2020-03-31T18:29:00Z"/>
        </w:rPr>
      </w:pPr>
      <w:ins w:id="227" w:author="lubrich" w:date="2020-03-31T18:41:00Z">
        <w:r>
          <w:rPr>
            <w:noProof/>
            <w:lang w:val="de-DE" w:eastAsia="de-DE"/>
          </w:rPr>
          <w:pict>
            <v:shape id="_x0000_s1069" type="#_x0000_t202" style="position:absolute;left:0;text-align:left;margin-left:148pt;margin-top:12.65pt;width:33.7pt;height:8.3pt;z-index:251690496" filled="f" stroked="f">
              <v:textbox style="mso-next-textbox:#_x0000_s1069" inset="0,0,0,0">
                <w:txbxContent>
                  <w:p w:rsidR="00B90853" w:rsidRPr="00B86AEB" w:rsidRDefault="00B90853" w:rsidP="00B86AEB">
                    <w:pPr>
                      <w:jc w:val="center"/>
                      <w:rPr>
                        <w:rFonts w:ascii="Arial" w:hAnsi="Arial" w:cs="Arial"/>
                        <w:sz w:val="12"/>
                        <w:szCs w:val="12"/>
                        <w:lang w:val="de-DE"/>
                      </w:rPr>
                    </w:pPr>
                    <w:r>
                      <w:rPr>
                        <w:rFonts w:ascii="Arial" w:hAnsi="Arial" w:cs="Arial"/>
                        <w:sz w:val="12"/>
                        <w:szCs w:val="12"/>
                        <w:lang w:val="de-DE"/>
                      </w:rPr>
                      <w:t>0..*</w:t>
                    </w:r>
                  </w:p>
                </w:txbxContent>
              </v:textbox>
            </v:shape>
          </w:pict>
        </w:r>
      </w:ins>
      <w:r>
        <w:rPr>
          <w:noProof/>
          <w:lang w:val="de-DE" w:eastAsia="de-DE"/>
        </w:rPr>
        <w:pict>
          <v:shape id="_x0000_s1068" type="#_x0000_t202" style="position:absolute;left:0;text-align:left;margin-left:392.95pt;margin-top:18.45pt;width:45.4pt;height:8.3pt;z-index:251689472" filled="f" stroked="f">
            <v:textbox style="mso-next-textbox:#_x0000_s1068" inset="0,0,0,0">
              <w:txbxContent>
                <w:p w:rsidR="00B90853" w:rsidRPr="00B86AEB" w:rsidRDefault="00B90853" w:rsidP="00B86AEB">
                  <w:pPr>
                    <w:jc w:val="center"/>
                    <w:rPr>
                      <w:rFonts w:ascii="Arial" w:hAnsi="Arial" w:cs="Arial"/>
                      <w:sz w:val="12"/>
                      <w:szCs w:val="12"/>
                      <w:lang w:val="de-DE"/>
                    </w:rPr>
                  </w:pPr>
                  <w:proofErr w:type="spellStart"/>
                  <w:r>
                    <w:rPr>
                      <w:rFonts w:ascii="Arial" w:hAnsi="Arial" w:cs="Arial"/>
                      <w:sz w:val="12"/>
                      <w:szCs w:val="12"/>
                      <w:lang w:val="de-DE"/>
                    </w:rPr>
                    <w:t>d</w:t>
                  </w:r>
                  <w:r w:rsidRPr="00B86AEB">
                    <w:rPr>
                      <w:rFonts w:ascii="Arial" w:hAnsi="Arial" w:cs="Arial"/>
                      <w:sz w:val="12"/>
                      <w:szCs w:val="12"/>
                      <w:lang w:val="de-DE"/>
                    </w:rPr>
                    <w:t>cat:</w:t>
                  </w:r>
                  <w:r>
                    <w:rPr>
                      <w:rFonts w:ascii="Arial" w:hAnsi="Arial" w:cs="Arial"/>
                      <w:sz w:val="12"/>
                      <w:szCs w:val="12"/>
                      <w:lang w:val="de-DE"/>
                    </w:rPr>
                    <w:t>distribution</w:t>
                  </w:r>
                  <w:proofErr w:type="spellEnd"/>
                </w:p>
              </w:txbxContent>
            </v:textbox>
          </v:shape>
        </w:pict>
      </w:r>
      <w:r>
        <w:rPr>
          <w:noProof/>
          <w:lang w:val="de-DE" w:eastAsia="de-DE"/>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0" type="#_x0000_t34" style="position:absolute;left:0;text-align:left;margin-left:93.1pt;margin-top:9.35pt;width:80.35pt;height:22.8pt;flip:y;z-index:251682304" o:connectortype="elbow" adj="10793,536589,-36076" strokeweight=".5pt">
            <v:stroke endarrow="open"/>
          </v:shape>
        </w:pict>
      </w:r>
      <w:r>
        <w:rPr>
          <w:noProof/>
          <w:lang w:val="de-DE" w:eastAsia="de-DE"/>
        </w:rPr>
        <w:pict>
          <v:shape id="_x0000_s1062" type="#_x0000_t34" style="position:absolute;left:0;text-align:left;margin-left:241.65pt;margin-top:9.35pt;width:72.55pt;height:22.8pt;z-index:251683328" o:connectortype="elbow" adj="10793,-514989,-84182" strokeweight=".5pt">
            <v:stroke endarrow="open"/>
          </v:shape>
        </w:pict>
      </w:r>
      <w:r>
        <w:rPr>
          <w:noProof/>
          <w:lang w:val="de-DE" w:eastAsia="de-DE"/>
        </w:rPr>
        <w:pict>
          <v:rect id="_x0000_s1059" style="position:absolute;left:0;text-align:left;margin-left:444.55pt;margin-top:5.15pt;width:62.9pt;height:48pt;z-index:251681280">
            <v:textbox style="mso-next-textbox:#_x0000_s1059">
              <w:txbxContent>
                <w:p w:rsidR="00B90853" w:rsidRPr="00350532" w:rsidRDefault="00B90853" w:rsidP="00350532">
                  <w:pPr>
                    <w:jc w:val="center"/>
                    <w:rPr>
                      <w:rFonts w:ascii="Arial" w:hAnsi="Arial" w:cs="Arial"/>
                      <w:sz w:val="16"/>
                      <w:szCs w:val="16"/>
                      <w:lang w:val="de-DE"/>
                    </w:rPr>
                  </w:pPr>
                  <w:proofErr w:type="spellStart"/>
                  <w:r w:rsidRPr="00350532">
                    <w:rPr>
                      <w:rFonts w:ascii="Arial" w:hAnsi="Arial" w:cs="Arial"/>
                      <w:sz w:val="16"/>
                      <w:szCs w:val="16"/>
                      <w:lang w:val="de-DE"/>
                    </w:rPr>
                    <w:t>dcat</w:t>
                  </w:r>
                  <w:proofErr w:type="spellEnd"/>
                  <w:r w:rsidRPr="00350532">
                    <w:rPr>
                      <w:rFonts w:ascii="Arial" w:hAnsi="Arial" w:cs="Arial"/>
                      <w:sz w:val="16"/>
                      <w:szCs w:val="16"/>
                      <w:lang w:val="de-DE"/>
                    </w:rPr>
                    <w:t>:</w:t>
                  </w:r>
                  <w:r>
                    <w:rPr>
                      <w:rFonts w:ascii="Arial" w:hAnsi="Arial" w:cs="Arial"/>
                      <w:sz w:val="16"/>
                      <w:szCs w:val="16"/>
                      <w:lang w:val="de-DE"/>
                    </w:rPr>
                    <w:t xml:space="preserve"> Distribution</w:t>
                  </w:r>
                </w:p>
              </w:txbxContent>
            </v:textbox>
          </v:rect>
        </w:pict>
      </w:r>
    </w:p>
    <w:p w:rsidR="00350532" w:rsidRDefault="003D1367" w:rsidP="003303F5">
      <w:pPr>
        <w:pStyle w:val="Paragraphe"/>
        <w:ind w:left="1985"/>
        <w:rPr>
          <w:ins w:id="228" w:author="lubrich" w:date="2020-03-31T18:29:00Z"/>
        </w:rPr>
      </w:pPr>
      <w:r>
        <w:rPr>
          <w:noProof/>
          <w:lang w:val="de-DE" w:eastAsia="de-DE"/>
        </w:rPr>
        <w:pict>
          <v:shape id="_x0000_s1074" type="#_x0000_t202" style="position:absolute;left:0;text-align:left;margin-left:417.9pt;margin-top:13.35pt;width:33.7pt;height:8.3pt;z-index:251695616" filled="f" stroked="f">
            <v:textbox style="mso-next-textbox:#_x0000_s1074" inset="0,0,0,0">
              <w:txbxContent>
                <w:p w:rsidR="00B90853" w:rsidRPr="00B86AEB" w:rsidRDefault="00B90853" w:rsidP="00CF49E9">
                  <w:pPr>
                    <w:jc w:val="center"/>
                    <w:rPr>
                      <w:rFonts w:ascii="Arial" w:hAnsi="Arial" w:cs="Arial"/>
                      <w:sz w:val="12"/>
                      <w:szCs w:val="12"/>
                      <w:lang w:val="de-DE"/>
                    </w:rPr>
                  </w:pPr>
                  <w:r>
                    <w:rPr>
                      <w:rFonts w:ascii="Arial" w:hAnsi="Arial" w:cs="Arial"/>
                      <w:sz w:val="12"/>
                      <w:szCs w:val="12"/>
                      <w:lang w:val="de-DE"/>
                    </w:rPr>
                    <w:t>0..*</w:t>
                  </w:r>
                </w:p>
              </w:txbxContent>
            </v:textbox>
          </v:shape>
        </w:pict>
      </w:r>
      <w:r>
        <w:rPr>
          <w:noProof/>
          <w:lang w:val="de-DE" w:eastAsia="de-DE"/>
        </w:rPr>
        <w:pict>
          <v:shape id="_x0000_s1072" type="#_x0000_t202" style="position:absolute;left:0;text-align:left;margin-left:287.1pt;margin-top:15.75pt;width:33.7pt;height:8.3pt;z-index:251693568" filled="f" stroked="f">
            <v:textbox style="mso-next-textbox:#_x0000_s1072" inset="0,0,0,0">
              <w:txbxContent>
                <w:p w:rsidR="00B90853" w:rsidRPr="00B86AEB" w:rsidRDefault="00B90853" w:rsidP="00CF49E9">
                  <w:pPr>
                    <w:jc w:val="center"/>
                    <w:rPr>
                      <w:rFonts w:ascii="Arial" w:hAnsi="Arial" w:cs="Arial"/>
                      <w:sz w:val="12"/>
                      <w:szCs w:val="12"/>
                      <w:lang w:val="de-DE"/>
                    </w:rPr>
                  </w:pPr>
                  <w:r>
                    <w:rPr>
                      <w:rFonts w:ascii="Arial" w:hAnsi="Arial" w:cs="Arial"/>
                      <w:sz w:val="12"/>
                      <w:szCs w:val="12"/>
                      <w:lang w:val="de-DE"/>
                    </w:rPr>
                    <w:t>1..1</w:t>
                  </w:r>
                </w:p>
              </w:txbxContent>
            </v:textbox>
          </v:shape>
        </w:pict>
      </w:r>
      <w:r>
        <w:rPr>
          <w:noProof/>
          <w:lang w:val="de-DE" w:eastAsia="de-DE"/>
        </w:rPr>
        <w:pict>
          <v:shape id="_x0000_s1064" type="#_x0000_t32" style="position:absolute;left:0;text-align:left;margin-left:379.5pt;margin-top:6.75pt;width:65.05pt;height:.05pt;z-index:251685376" o:connectortype="straight" strokeweight=".5pt">
            <v:stroke endarrow="open"/>
          </v:shape>
        </w:pict>
      </w:r>
    </w:p>
    <w:p w:rsidR="00350532" w:rsidRDefault="003D1367" w:rsidP="003303F5">
      <w:pPr>
        <w:pStyle w:val="Paragraphe"/>
        <w:ind w:left="1985"/>
        <w:rPr>
          <w:ins w:id="229" w:author="lubrich" w:date="2020-03-31T18:18:00Z"/>
        </w:rPr>
      </w:pPr>
      <w:r>
        <w:rPr>
          <w:noProof/>
          <w:lang w:val="de-DE" w:eastAsia="de-DE"/>
        </w:rPr>
        <w:pict>
          <v:shape id="_x0000_s1073" type="#_x0000_t202" style="position:absolute;left:0;text-align:left;margin-left:286.7pt;margin-top:13.75pt;width:33.7pt;height:8.3pt;z-index:251694592" filled="f" stroked="f">
            <v:textbox style="mso-next-textbox:#_x0000_s1073" inset="0,0,0,0">
              <w:txbxContent>
                <w:p w:rsidR="00B90853" w:rsidRPr="00B86AEB" w:rsidRDefault="00B90853" w:rsidP="00CF49E9">
                  <w:pPr>
                    <w:jc w:val="center"/>
                    <w:rPr>
                      <w:rFonts w:ascii="Arial" w:hAnsi="Arial" w:cs="Arial"/>
                      <w:sz w:val="12"/>
                      <w:szCs w:val="12"/>
                      <w:lang w:val="de-DE"/>
                    </w:rPr>
                  </w:pPr>
                  <w:r>
                    <w:rPr>
                      <w:rFonts w:ascii="Arial" w:hAnsi="Arial" w:cs="Arial"/>
                      <w:sz w:val="12"/>
                      <w:szCs w:val="12"/>
                      <w:lang w:val="de-DE"/>
                    </w:rPr>
                    <w:t>1..*</w:t>
                  </w:r>
                </w:p>
              </w:txbxContent>
            </v:textbox>
          </v:shape>
        </w:pict>
      </w:r>
      <w:r>
        <w:rPr>
          <w:noProof/>
          <w:lang w:val="de-DE" w:eastAsia="de-DE"/>
        </w:rPr>
        <w:pict>
          <v:shape id="_x0000_s1071" type="#_x0000_t202" style="position:absolute;left:0;text-align:left;margin-left:280.5pt;margin-top:13.15pt;width:33.7pt;height:8.3pt;z-index:251691520" filled="f" stroked="f">
            <v:textbox style="mso-next-textbox:#_x0000_s1071" inset="0,0,0,0">
              <w:txbxContent>
                <w:p w:rsidR="00B90853" w:rsidRPr="00B86AEB" w:rsidRDefault="00B90853" w:rsidP="00B86AEB">
                  <w:pPr>
                    <w:jc w:val="center"/>
                    <w:rPr>
                      <w:rFonts w:ascii="Arial" w:hAnsi="Arial" w:cs="Arial"/>
                      <w:sz w:val="12"/>
                      <w:szCs w:val="12"/>
                      <w:lang w:val="de-DE"/>
                    </w:rPr>
                  </w:pPr>
                </w:p>
              </w:txbxContent>
            </v:textbox>
          </v:shape>
        </w:pict>
      </w:r>
      <w:r>
        <w:rPr>
          <w:noProof/>
          <w:lang w:val="de-DE" w:eastAsia="de-DE"/>
        </w:rPr>
        <w:pict>
          <v:shape id="_x0000_s1066" type="#_x0000_t202" style="position:absolute;left:0;text-align:left;margin-left:185.15pt;margin-top:1.95pt;width:45.4pt;height:8.3pt;z-index:251687424" filled="f" stroked="f">
            <v:textbox style="mso-next-textbox:#_x0000_s1066" inset="0,0,0,0">
              <w:txbxContent>
                <w:p w:rsidR="00B90853" w:rsidRPr="00B86AEB" w:rsidRDefault="00B90853" w:rsidP="00B86AEB">
                  <w:pPr>
                    <w:jc w:val="center"/>
                    <w:rPr>
                      <w:rFonts w:ascii="Arial" w:hAnsi="Arial" w:cs="Arial"/>
                      <w:sz w:val="12"/>
                      <w:szCs w:val="12"/>
                      <w:lang w:val="de-DE"/>
                    </w:rPr>
                  </w:pPr>
                  <w:proofErr w:type="spellStart"/>
                  <w:r>
                    <w:rPr>
                      <w:rFonts w:ascii="Arial" w:hAnsi="Arial" w:cs="Arial"/>
                      <w:sz w:val="12"/>
                      <w:szCs w:val="12"/>
                      <w:lang w:val="de-DE"/>
                    </w:rPr>
                    <w:t>d</w:t>
                  </w:r>
                  <w:r w:rsidRPr="00B86AEB">
                    <w:rPr>
                      <w:rFonts w:ascii="Arial" w:hAnsi="Arial" w:cs="Arial"/>
                      <w:sz w:val="12"/>
                      <w:szCs w:val="12"/>
                      <w:lang w:val="de-DE"/>
                    </w:rPr>
                    <w:t>cat:</w:t>
                  </w:r>
                  <w:r>
                    <w:rPr>
                      <w:rFonts w:ascii="Arial" w:hAnsi="Arial" w:cs="Arial"/>
                      <w:sz w:val="12"/>
                      <w:szCs w:val="12"/>
                      <w:lang w:val="de-DE"/>
                    </w:rPr>
                    <w:t>dataset</w:t>
                  </w:r>
                  <w:proofErr w:type="spellEnd"/>
                </w:p>
              </w:txbxContent>
            </v:textbox>
          </v:shape>
        </w:pict>
      </w:r>
      <w:r>
        <w:rPr>
          <w:noProof/>
          <w:lang w:val="de-DE" w:eastAsia="de-DE"/>
        </w:rPr>
        <w:pict>
          <v:shape id="_x0000_s1063" type="#_x0000_t32" style="position:absolute;left:0;text-align:left;margin-left:93.1pt;margin-top:10.25pt;width:221.1pt;height:0;z-index:251684352" o:connectortype="straight" strokeweight=".5pt">
            <v:stroke endarrow="open"/>
          </v:shape>
        </w:pict>
      </w:r>
    </w:p>
    <w:p w:rsidR="00350532" w:rsidRDefault="00350532" w:rsidP="00826BAC">
      <w:pPr>
        <w:pStyle w:val="Paragraphe"/>
        <w:ind w:left="1985"/>
      </w:pPr>
    </w:p>
    <w:p w:rsidR="00350532" w:rsidRDefault="00350532" w:rsidP="00826BAC">
      <w:pPr>
        <w:pStyle w:val="Paragraphe"/>
        <w:ind w:left="1985"/>
      </w:pPr>
    </w:p>
    <w:p w:rsidR="00B86AEB" w:rsidRPr="00E8059B" w:rsidRDefault="00B86AEB" w:rsidP="00B86AEB">
      <w:pPr>
        <w:pStyle w:val="Beschriftung"/>
        <w:ind w:left="1985"/>
        <w:rPr>
          <w:ins w:id="230" w:author="lubrich" w:date="2020-03-31T18:40:00Z"/>
        </w:rPr>
      </w:pPr>
      <w:ins w:id="231" w:author="lubrich" w:date="2020-03-31T18:40:00Z">
        <w:r w:rsidRPr="00E8059B">
          <w:t xml:space="preserve">Figure </w:t>
        </w:r>
        <w:r>
          <w:t>3</w:t>
        </w:r>
        <w:r w:rsidRPr="00E8059B">
          <w:t xml:space="preserve">: </w:t>
        </w:r>
        <w:r>
          <w:t>Core elements of the DCAT-AP data model</w:t>
        </w:r>
      </w:ins>
    </w:p>
    <w:p w:rsidR="00350532" w:rsidRDefault="00350532" w:rsidP="00826BAC">
      <w:pPr>
        <w:pStyle w:val="Paragraphe"/>
        <w:ind w:left="1985"/>
      </w:pPr>
    </w:p>
    <w:p w:rsidR="00C16965" w:rsidRDefault="00826BAC" w:rsidP="00826BAC">
      <w:pPr>
        <w:pStyle w:val="Paragraphe"/>
        <w:ind w:left="1985"/>
        <w:rPr>
          <w:ins w:id="232" w:author="lubrich" w:date="2020-04-02T17:05:00Z"/>
        </w:rPr>
      </w:pPr>
      <w:r>
        <w:t>In the following sections, classes and properties are grouped under headings ‘mandatory’, ‘recommended’ and ‘optional’. These terms have the following meaning</w:t>
      </w:r>
      <w:ins w:id="233" w:author="lubrich" w:date="2020-04-02T17:01:00Z">
        <w:r w:rsidR="00C16965">
          <w:t xml:space="preserve">, relating to potential responsibilities of </w:t>
        </w:r>
      </w:ins>
      <w:ins w:id="234" w:author="lubrich" w:date="2020-04-02T17:05:00Z">
        <w:r w:rsidR="00C16965">
          <w:t xml:space="preserve">metadata senders and </w:t>
        </w:r>
      </w:ins>
      <w:ins w:id="235" w:author="lubrich" w:date="2020-04-02T17:02:00Z">
        <w:r w:rsidR="00C16965">
          <w:t>meta</w:t>
        </w:r>
      </w:ins>
      <w:ins w:id="236" w:author="lubrich" w:date="2020-04-02T17:01:00Z">
        <w:r w:rsidR="00C16965">
          <w:t>data receiver</w:t>
        </w:r>
      </w:ins>
      <w:ins w:id="237" w:author="lubrich" w:date="2020-04-02T17:02:00Z">
        <w:r w:rsidR="00C16965">
          <w:t>s</w:t>
        </w:r>
      </w:ins>
      <w:r>
        <w:t>.</w:t>
      </w:r>
      <w:ins w:id="238" w:author="lubrich" w:date="2020-04-02T17:02:00Z">
        <w:r w:rsidR="00C16965" w:rsidRPr="00C16965">
          <w:t xml:space="preserve"> </w:t>
        </w:r>
      </w:ins>
    </w:p>
    <w:p w:rsidR="00826BAC" w:rsidRDefault="00C16965" w:rsidP="00826BAC">
      <w:pPr>
        <w:pStyle w:val="Paragraphe"/>
        <w:ind w:left="1985"/>
      </w:pPr>
      <w:commentRangeStart w:id="239"/>
      <w:ins w:id="240" w:author="lubrich" w:date="2020-04-02T17:03:00Z">
        <w:r>
          <w:t xml:space="preserve">Such metadata senders and receivers are important actors for interoperable metadata, i.e. whenever there is an exchange of metadata between IT systems. </w:t>
        </w:r>
      </w:ins>
      <w:ins w:id="241" w:author="lubrich" w:date="2020-04-02T17:05:00Z">
        <w:r>
          <w:t>T</w:t>
        </w:r>
      </w:ins>
      <w:ins w:id="242" w:author="lubrich" w:date="2020-04-02T17:04:00Z">
        <w:r>
          <w:t>his may happen when there are m</w:t>
        </w:r>
      </w:ins>
      <w:ins w:id="243" w:author="lubrich" w:date="2020-04-02T17:02:00Z">
        <w:r w:rsidRPr="00C16965">
          <w:t>etadata import and export functions in a NAP</w:t>
        </w:r>
      </w:ins>
      <w:ins w:id="244" w:author="lubrich" w:date="2020-04-02T17:04:00Z">
        <w:r>
          <w:t>. In this case</w:t>
        </w:r>
      </w:ins>
      <w:ins w:id="245" w:author="lubrich" w:date="2020-04-02T17:02:00Z">
        <w:r w:rsidRPr="00C16965">
          <w:t xml:space="preserve">, </w:t>
        </w:r>
      </w:ins>
      <w:ins w:id="246" w:author="lubrich" w:date="2020-04-02T17:05:00Z">
        <w:r>
          <w:t xml:space="preserve">metadata senders and receivers are </w:t>
        </w:r>
      </w:ins>
      <w:ins w:id="247" w:author="lubrich" w:date="2020-04-02T17:02:00Z">
        <w:r w:rsidRPr="00C16965">
          <w:t xml:space="preserve">other data portals, e.g. allowing harvesting of metadata. </w:t>
        </w:r>
      </w:ins>
      <w:ins w:id="248" w:author="lubrich" w:date="2020-04-02T17:06:00Z">
        <w:r>
          <w:t xml:space="preserve">So, the </w:t>
        </w:r>
      </w:ins>
      <w:ins w:id="249" w:author="lubrich" w:date="2020-04-02T17:08:00Z">
        <w:r w:rsidR="001B0A6D">
          <w:t>following</w:t>
        </w:r>
      </w:ins>
      <w:ins w:id="250" w:author="lubrich" w:date="2020-04-02T17:02:00Z">
        <w:r w:rsidRPr="00C16965">
          <w:t xml:space="preserve"> terms refer to the capability of a NAP to provide corresponding metadata </w:t>
        </w:r>
        <w:r w:rsidR="001B0A6D">
          <w:t>in an export function</w:t>
        </w:r>
        <w:r w:rsidRPr="00C16965">
          <w:t>, or to read them in an import function.</w:t>
        </w:r>
      </w:ins>
      <w:commentRangeEnd w:id="239"/>
      <w:ins w:id="251" w:author="lubrich" w:date="2020-04-02T17:06:00Z">
        <w:r>
          <w:rPr>
            <w:rStyle w:val="Kommentarzeichen"/>
          </w:rPr>
          <w:commentReference w:id="239"/>
        </w:r>
      </w:ins>
    </w:p>
    <w:p w:rsidR="00826BAC" w:rsidRDefault="00826BAC" w:rsidP="00826BAC">
      <w:pPr>
        <w:pStyle w:val="Paragraphe"/>
        <w:ind w:left="1985"/>
      </w:pPr>
      <w:r w:rsidRPr="00826BAC">
        <w:rPr>
          <w:b/>
        </w:rPr>
        <w:t>Mandatory class:</w:t>
      </w:r>
      <w:r>
        <w:t xml:space="preserve"> a receiver of </w:t>
      </w:r>
      <w:ins w:id="252" w:author="lubrich" w:date="2020-04-02T17:07:00Z">
        <w:r w:rsidR="00C16965">
          <w:t>meta</w:t>
        </w:r>
      </w:ins>
      <w:r>
        <w:t xml:space="preserve">data MUST be able to process information about instances of the class; a sender of </w:t>
      </w:r>
      <w:ins w:id="253" w:author="lubrich" w:date="2020-04-02T17:07:00Z">
        <w:r w:rsidR="00C16965">
          <w:t>meta</w:t>
        </w:r>
      </w:ins>
      <w:r>
        <w:t>data MUST provide information about instances of the class.</w:t>
      </w:r>
    </w:p>
    <w:p w:rsidR="00826BAC" w:rsidRDefault="00826BAC" w:rsidP="00826BAC">
      <w:pPr>
        <w:pStyle w:val="Paragraphe"/>
        <w:ind w:left="1985"/>
      </w:pPr>
      <w:r w:rsidRPr="00826BAC">
        <w:rPr>
          <w:b/>
        </w:rPr>
        <w:t>Recommended class:</w:t>
      </w:r>
      <w:r>
        <w:t xml:space="preserve"> a sender of </w:t>
      </w:r>
      <w:ins w:id="254" w:author="lubrich" w:date="2020-04-02T17:07:00Z">
        <w:r w:rsidR="00C16965">
          <w:t>meta</w:t>
        </w:r>
      </w:ins>
      <w:r>
        <w:t xml:space="preserve">data SHOULD provide information about instances of the class; a sender of </w:t>
      </w:r>
      <w:ins w:id="255" w:author="lubrich" w:date="2020-04-02T17:07:00Z">
        <w:r w:rsidR="00C16965">
          <w:t>meta</w:t>
        </w:r>
      </w:ins>
      <w:r>
        <w:t xml:space="preserve">data MUST provide information about instances of the class, if such information is available; a receiver of </w:t>
      </w:r>
      <w:ins w:id="256" w:author="lubrich" w:date="2020-04-02T17:07:00Z">
        <w:r w:rsidR="00C16965">
          <w:t>meta</w:t>
        </w:r>
      </w:ins>
      <w:r>
        <w:t>data MUST be able to process information about instances of the class.</w:t>
      </w:r>
    </w:p>
    <w:p w:rsidR="00826BAC" w:rsidRDefault="00826BAC" w:rsidP="00826BAC">
      <w:pPr>
        <w:pStyle w:val="Paragraphe"/>
        <w:ind w:left="1985"/>
      </w:pPr>
      <w:r w:rsidRPr="00826BAC">
        <w:rPr>
          <w:b/>
        </w:rPr>
        <w:t>Optional class:</w:t>
      </w:r>
      <w:r>
        <w:t xml:space="preserve"> a receiver MUST be able to process information about instances of the class; a sender MAY provide the information but is not obliged to do so.</w:t>
      </w:r>
    </w:p>
    <w:p w:rsidR="00826BAC" w:rsidRDefault="00826BAC" w:rsidP="00826BAC">
      <w:pPr>
        <w:pStyle w:val="Paragraphe"/>
        <w:ind w:left="1985"/>
      </w:pPr>
      <w:r w:rsidRPr="00826BAC">
        <w:rPr>
          <w:b/>
        </w:rPr>
        <w:t>Mandatory property:</w:t>
      </w:r>
      <w:r>
        <w:t xml:space="preserve"> a receiver MUST be able to process the information for that property; a sender MUST provide the information for that property.</w:t>
      </w:r>
    </w:p>
    <w:p w:rsidR="00826BAC" w:rsidRDefault="00826BAC" w:rsidP="00826BAC">
      <w:pPr>
        <w:pStyle w:val="Paragraphe"/>
        <w:ind w:left="1985"/>
      </w:pPr>
      <w:r w:rsidRPr="00826BAC">
        <w:rPr>
          <w:b/>
        </w:rPr>
        <w:t>Recommended property:</w:t>
      </w:r>
      <w:r>
        <w:t xml:space="preserve"> a receiver MUST be able to process the information for that property; a sender SHOULD provide the information for that property if it is available.</w:t>
      </w:r>
    </w:p>
    <w:p w:rsidR="00826BAC" w:rsidRDefault="00826BAC" w:rsidP="00826BAC">
      <w:pPr>
        <w:pStyle w:val="Paragraphe"/>
        <w:ind w:left="1985"/>
      </w:pPr>
      <w:r w:rsidRPr="00826BAC">
        <w:rPr>
          <w:b/>
        </w:rPr>
        <w:t>Optional property:</w:t>
      </w:r>
      <w:r>
        <w:t xml:space="preserve"> a receiver MUST be able to process the information for that property; a sender MAY provide the information for that property but is not obliged to do so.</w:t>
      </w:r>
    </w:p>
    <w:p w:rsidR="00826BAC" w:rsidRDefault="00826BAC" w:rsidP="00826BAC">
      <w:pPr>
        <w:pStyle w:val="Paragraphe"/>
        <w:ind w:left="1985"/>
      </w:pPr>
      <w:r>
        <w:t xml:space="preserve">The meaning of the terms MUST, MUST NOT, SHOULD and MAY in this section and in the following sections are as defined in RFC </w:t>
      </w:r>
      <w:proofErr w:type="gramStart"/>
      <w:r>
        <w:t>2119 .</w:t>
      </w:r>
      <w:proofErr w:type="gramEnd"/>
    </w:p>
    <w:p w:rsidR="00826BAC" w:rsidRDefault="00826BAC" w:rsidP="00826BAC">
      <w:pPr>
        <w:pStyle w:val="Paragraphe"/>
        <w:ind w:left="1985"/>
      </w:pPr>
      <w:r>
        <w:t xml:space="preserve">In the given context, the term "processing" means </w:t>
      </w:r>
      <w:proofErr w:type="gramStart"/>
      <w:r>
        <w:t>that receivers</w:t>
      </w:r>
      <w:proofErr w:type="gramEnd"/>
      <w:r>
        <w:t xml:space="preserve"> must accept incoming </w:t>
      </w:r>
      <w:ins w:id="257" w:author="lubrich" w:date="2020-04-02T17:07:00Z">
        <w:r w:rsidR="00C16965">
          <w:t>meta</w:t>
        </w:r>
      </w:ins>
      <w:r>
        <w:t xml:space="preserve">data and transparently provide these </w:t>
      </w:r>
      <w:ins w:id="258" w:author="lubrich" w:date="2020-04-02T17:07:00Z">
        <w:r w:rsidR="00C16965">
          <w:t>meta</w:t>
        </w:r>
      </w:ins>
      <w:r>
        <w:t>data to applications and services. It does neither imply nor prescribe what applications and services finally do with the data (parse, convert, store, make searchable, display to users, etc.).</w:t>
      </w:r>
    </w:p>
    <w:p w:rsidR="00826BAC" w:rsidRDefault="00826BAC" w:rsidP="00826BAC">
      <w:pPr>
        <w:pStyle w:val="Paragraphe"/>
        <w:ind w:left="1985"/>
      </w:pPr>
      <w:r>
        <w:lastRenderedPageBreak/>
        <w:t xml:space="preserve">Classes are classified as ‘Mandatory’ in section </w:t>
      </w:r>
      <w:r w:rsidR="00DC3524" w:rsidRPr="00DC3524">
        <w:rPr>
          <w:color w:val="FF0000"/>
        </w:rPr>
        <w:t>xxx</w:t>
      </w:r>
      <w:r w:rsidR="00DC3524">
        <w:t xml:space="preserve"> </w:t>
      </w:r>
      <w:r>
        <w:t xml:space="preserve">if they appear as the range of one of the mandatory properties in section 4. </w:t>
      </w:r>
    </w:p>
    <w:p w:rsidR="00826BAC" w:rsidRDefault="00826BAC" w:rsidP="00826BAC">
      <w:pPr>
        <w:pStyle w:val="Paragraphe"/>
        <w:ind w:left="1985"/>
      </w:pPr>
      <w:r>
        <w:t xml:space="preserve">The class ‘Distribution’ is classified as ‘Recommended’ in section </w:t>
      </w:r>
      <w:r w:rsidR="00DC3524" w:rsidRPr="00DC3524">
        <w:rPr>
          <w:color w:val="FF0000"/>
        </w:rPr>
        <w:t>xxx</w:t>
      </w:r>
      <w:r w:rsidR="00DC3524">
        <w:t xml:space="preserve"> </w:t>
      </w:r>
      <w:r>
        <w:t xml:space="preserve">to allow for cases that a particular Dataset does not have a downloadable Distribution, and in such cases the sender of data would not be able to provide this information. However, it can be expected that in the majority of cases Datasets do have downloadable Distributions, and in such cases the provision of information on the Distribution is mandatory. </w:t>
      </w:r>
    </w:p>
    <w:p w:rsidR="00826BAC" w:rsidRDefault="00826BAC" w:rsidP="00826BAC">
      <w:pPr>
        <w:pStyle w:val="Paragraphe"/>
        <w:ind w:left="1985"/>
      </w:pPr>
      <w:r>
        <w:t xml:space="preserve">All other classes are classified as ‘Optional’ in section </w:t>
      </w:r>
      <w:r w:rsidR="00DC3524" w:rsidRPr="00DC3524">
        <w:rPr>
          <w:color w:val="FF0000"/>
        </w:rPr>
        <w:t>xxx</w:t>
      </w:r>
      <w:r>
        <w:t xml:space="preserve">. A further description of the optional classes is only included as a sub-section in section </w:t>
      </w:r>
      <w:r w:rsidR="00FB0B32" w:rsidRPr="00DC3524">
        <w:rPr>
          <w:color w:val="FF0000"/>
        </w:rPr>
        <w:t>xxx</w:t>
      </w:r>
      <w:r>
        <w:t xml:space="preserve"> if the Application Profile specifies mandatory or recommended properties for them. </w:t>
      </w:r>
    </w:p>
    <w:p w:rsidR="00826BAC" w:rsidRDefault="00826BAC" w:rsidP="00826BAC">
      <w:pPr>
        <w:pStyle w:val="Paragraphe"/>
        <w:ind w:left="1985"/>
      </w:pPr>
      <w:r>
        <w:t>The Application Profile reuses terms from various existing specifications. Classes and properties specified in the next sections have been taken from the following namespaces:</w:t>
      </w:r>
    </w:p>
    <w:p w:rsidR="00826BAC" w:rsidRDefault="00826BAC" w:rsidP="0041409C">
      <w:pPr>
        <w:pStyle w:val="Paragraphe"/>
        <w:numPr>
          <w:ilvl w:val="0"/>
          <w:numId w:val="16"/>
        </w:numPr>
      </w:pPr>
      <w:proofErr w:type="spellStart"/>
      <w:r>
        <w:t>adms</w:t>
      </w:r>
      <w:proofErr w:type="spellEnd"/>
      <w:r>
        <w:t>: http://www.w3.org/ns/adms#</w:t>
      </w:r>
    </w:p>
    <w:p w:rsidR="00826BAC" w:rsidRDefault="00826BAC" w:rsidP="0041409C">
      <w:pPr>
        <w:pStyle w:val="Paragraphe"/>
        <w:numPr>
          <w:ilvl w:val="0"/>
          <w:numId w:val="16"/>
        </w:numPr>
      </w:pPr>
      <w:proofErr w:type="spellStart"/>
      <w:r>
        <w:t>dcat</w:t>
      </w:r>
      <w:proofErr w:type="spellEnd"/>
      <w:r>
        <w:t>: http://www.w3.org/ns/dcat#</w:t>
      </w:r>
    </w:p>
    <w:p w:rsidR="00826BAC" w:rsidRDefault="00826BAC" w:rsidP="0041409C">
      <w:pPr>
        <w:pStyle w:val="Paragraphe"/>
        <w:numPr>
          <w:ilvl w:val="0"/>
          <w:numId w:val="16"/>
        </w:numPr>
        <w:rPr>
          <w:lang w:val="fr-FR"/>
        </w:rPr>
      </w:pPr>
      <w:proofErr w:type="spellStart"/>
      <w:r w:rsidRPr="00826BAC">
        <w:rPr>
          <w:lang w:val="fr-FR"/>
        </w:rPr>
        <w:t>dcatap</w:t>
      </w:r>
      <w:proofErr w:type="spellEnd"/>
      <w:r w:rsidRPr="00826BAC">
        <w:rPr>
          <w:lang w:val="fr-FR"/>
        </w:rPr>
        <w:t xml:space="preserve">: http://data.europa.eu/r5r/ </w:t>
      </w:r>
    </w:p>
    <w:p w:rsidR="00304BFD" w:rsidRPr="00304BFD" w:rsidRDefault="00DC3524" w:rsidP="0041409C">
      <w:pPr>
        <w:pStyle w:val="Paragraphe"/>
        <w:numPr>
          <w:ilvl w:val="0"/>
          <w:numId w:val="16"/>
        </w:numPr>
        <w:rPr>
          <w:color w:val="FF0000"/>
          <w:lang w:val="fr-FR"/>
        </w:rPr>
      </w:pPr>
      <w:commentRangeStart w:id="259"/>
      <w:proofErr w:type="spellStart"/>
      <w:r>
        <w:rPr>
          <w:color w:val="FF0000"/>
          <w:lang w:val="fr-FR"/>
        </w:rPr>
        <w:t>dcatnap</w:t>
      </w:r>
      <w:proofErr w:type="spellEnd"/>
      <w:r>
        <w:rPr>
          <w:color w:val="FF0000"/>
          <w:lang w:val="fr-FR"/>
        </w:rPr>
        <w:t xml:space="preserve">: </w:t>
      </w:r>
      <w:commentRangeEnd w:id="259"/>
      <w:r w:rsidR="008E6AA8">
        <w:rPr>
          <w:rStyle w:val="Kommentarzeichen"/>
        </w:rPr>
        <w:commentReference w:id="259"/>
      </w:r>
    </w:p>
    <w:p w:rsidR="00826BAC" w:rsidRPr="00826BAC" w:rsidRDefault="00826BAC" w:rsidP="0041409C">
      <w:pPr>
        <w:pStyle w:val="Paragraphe"/>
        <w:numPr>
          <w:ilvl w:val="0"/>
          <w:numId w:val="16"/>
        </w:numPr>
      </w:pPr>
      <w:proofErr w:type="spellStart"/>
      <w:r w:rsidRPr="00826BAC">
        <w:t>dct</w:t>
      </w:r>
      <w:proofErr w:type="spellEnd"/>
      <w:r w:rsidRPr="00826BAC">
        <w:t>: http://purl.org/dc/terms/</w:t>
      </w:r>
    </w:p>
    <w:p w:rsidR="00826BAC" w:rsidRPr="00826BAC" w:rsidRDefault="00826BAC" w:rsidP="0041409C">
      <w:pPr>
        <w:pStyle w:val="Paragraphe"/>
        <w:numPr>
          <w:ilvl w:val="0"/>
          <w:numId w:val="16"/>
        </w:numPr>
      </w:pPr>
      <w:proofErr w:type="spellStart"/>
      <w:r w:rsidRPr="00826BAC">
        <w:t>foaf</w:t>
      </w:r>
      <w:proofErr w:type="spellEnd"/>
      <w:r w:rsidRPr="00826BAC">
        <w:t>: http://xmlns.com/foaf/0.1/</w:t>
      </w:r>
    </w:p>
    <w:p w:rsidR="00826BAC" w:rsidRPr="00826BAC" w:rsidRDefault="00826BAC" w:rsidP="0041409C">
      <w:pPr>
        <w:pStyle w:val="Paragraphe"/>
        <w:numPr>
          <w:ilvl w:val="0"/>
          <w:numId w:val="16"/>
        </w:numPr>
      </w:pPr>
      <w:proofErr w:type="spellStart"/>
      <w:r w:rsidRPr="00826BAC">
        <w:t>locn</w:t>
      </w:r>
      <w:proofErr w:type="spellEnd"/>
      <w:r w:rsidRPr="00826BAC">
        <w:t>: http://www.w3.org/ns/locn#</w:t>
      </w:r>
    </w:p>
    <w:p w:rsidR="00826BAC" w:rsidRPr="00826BAC" w:rsidRDefault="00826BAC" w:rsidP="0041409C">
      <w:pPr>
        <w:pStyle w:val="Paragraphe"/>
        <w:numPr>
          <w:ilvl w:val="0"/>
          <w:numId w:val="16"/>
        </w:numPr>
      </w:pPr>
      <w:r w:rsidRPr="00826BAC">
        <w:t>owl: http://www.w3.org/2002/07/owl#</w:t>
      </w:r>
    </w:p>
    <w:p w:rsidR="00826BAC" w:rsidRDefault="00826BAC" w:rsidP="0041409C">
      <w:pPr>
        <w:pStyle w:val="Paragraphe"/>
        <w:numPr>
          <w:ilvl w:val="0"/>
          <w:numId w:val="16"/>
        </w:numPr>
      </w:pPr>
      <w:proofErr w:type="spellStart"/>
      <w:r>
        <w:t>odrl</w:t>
      </w:r>
      <w:proofErr w:type="spellEnd"/>
      <w:r>
        <w:t xml:space="preserve">: https://www.w3.org/TR/odrl-vocab/# </w:t>
      </w:r>
    </w:p>
    <w:p w:rsidR="00826BAC" w:rsidRDefault="00826BAC" w:rsidP="0041409C">
      <w:pPr>
        <w:pStyle w:val="Paragraphe"/>
        <w:numPr>
          <w:ilvl w:val="0"/>
          <w:numId w:val="16"/>
        </w:numPr>
      </w:pPr>
      <w:proofErr w:type="spellStart"/>
      <w:r>
        <w:t>rdfs</w:t>
      </w:r>
      <w:proofErr w:type="spellEnd"/>
      <w:r>
        <w:t>: http://www.w3.org/2000/01/rdf-schema#</w:t>
      </w:r>
    </w:p>
    <w:p w:rsidR="00826BAC" w:rsidRDefault="00826BAC" w:rsidP="0041409C">
      <w:pPr>
        <w:pStyle w:val="Paragraphe"/>
        <w:numPr>
          <w:ilvl w:val="0"/>
          <w:numId w:val="16"/>
        </w:numPr>
      </w:pPr>
      <w:r>
        <w:t>schema: http://schema.org/</w:t>
      </w:r>
    </w:p>
    <w:p w:rsidR="00826BAC" w:rsidRPr="00826BAC" w:rsidRDefault="00826BAC" w:rsidP="0041409C">
      <w:pPr>
        <w:pStyle w:val="Paragraphe"/>
        <w:numPr>
          <w:ilvl w:val="0"/>
          <w:numId w:val="16"/>
        </w:numPr>
        <w:rPr>
          <w:lang w:val="de-DE"/>
        </w:rPr>
      </w:pPr>
      <w:proofErr w:type="spellStart"/>
      <w:r w:rsidRPr="00826BAC">
        <w:rPr>
          <w:lang w:val="de-DE"/>
        </w:rPr>
        <w:t>skos</w:t>
      </w:r>
      <w:proofErr w:type="spellEnd"/>
      <w:r w:rsidRPr="00826BAC">
        <w:rPr>
          <w:lang w:val="de-DE"/>
        </w:rPr>
        <w:t>: http://www.w3.org/2004/02/skos/core#</w:t>
      </w:r>
    </w:p>
    <w:p w:rsidR="00826BAC" w:rsidRPr="00826BAC" w:rsidRDefault="00826BAC" w:rsidP="0041409C">
      <w:pPr>
        <w:pStyle w:val="Paragraphe"/>
        <w:numPr>
          <w:ilvl w:val="0"/>
          <w:numId w:val="16"/>
        </w:numPr>
        <w:rPr>
          <w:lang w:val="de-DE"/>
        </w:rPr>
      </w:pPr>
      <w:proofErr w:type="spellStart"/>
      <w:r w:rsidRPr="00826BAC">
        <w:rPr>
          <w:lang w:val="de-DE"/>
        </w:rPr>
        <w:t>spdx</w:t>
      </w:r>
      <w:proofErr w:type="spellEnd"/>
      <w:r w:rsidRPr="00826BAC">
        <w:rPr>
          <w:lang w:val="de-DE"/>
        </w:rPr>
        <w:t>: http://spdx.org/rdf/terms#</w:t>
      </w:r>
    </w:p>
    <w:p w:rsidR="00826BAC" w:rsidRDefault="00826BAC" w:rsidP="0041409C">
      <w:pPr>
        <w:pStyle w:val="Paragraphe"/>
        <w:numPr>
          <w:ilvl w:val="0"/>
          <w:numId w:val="16"/>
        </w:numPr>
      </w:pPr>
      <w:proofErr w:type="spellStart"/>
      <w:r>
        <w:t>xsd</w:t>
      </w:r>
      <w:proofErr w:type="spellEnd"/>
      <w:r>
        <w:t>: http://www.w3.org/2001/XMLSchema#</w:t>
      </w:r>
    </w:p>
    <w:p w:rsidR="00826BAC" w:rsidRPr="00826BAC" w:rsidRDefault="00826BAC" w:rsidP="0041409C">
      <w:pPr>
        <w:pStyle w:val="Paragraphe"/>
        <w:numPr>
          <w:ilvl w:val="0"/>
          <w:numId w:val="16"/>
        </w:numPr>
      </w:pPr>
      <w:proofErr w:type="spellStart"/>
      <w:r w:rsidRPr="00826BAC">
        <w:t>vann</w:t>
      </w:r>
      <w:proofErr w:type="spellEnd"/>
      <w:r w:rsidRPr="00826BAC">
        <w:t xml:space="preserve">: http://purl.org/vocab/vann/ </w:t>
      </w:r>
    </w:p>
    <w:p w:rsidR="00826BAC" w:rsidRPr="00826BAC" w:rsidRDefault="00826BAC" w:rsidP="0041409C">
      <w:pPr>
        <w:pStyle w:val="Paragraphe"/>
        <w:numPr>
          <w:ilvl w:val="0"/>
          <w:numId w:val="16"/>
        </w:numPr>
      </w:pPr>
      <w:proofErr w:type="spellStart"/>
      <w:r w:rsidRPr="00826BAC">
        <w:t>voaf</w:t>
      </w:r>
      <w:proofErr w:type="spellEnd"/>
      <w:r w:rsidRPr="00826BAC">
        <w:t xml:space="preserve">: http://purl.org/vocommons/voaf# </w:t>
      </w:r>
    </w:p>
    <w:p w:rsidR="0023781A" w:rsidRPr="00826BAC" w:rsidRDefault="00826BAC" w:rsidP="0041409C">
      <w:pPr>
        <w:pStyle w:val="Paragraphe"/>
        <w:numPr>
          <w:ilvl w:val="0"/>
          <w:numId w:val="16"/>
        </w:numPr>
      </w:pPr>
      <w:proofErr w:type="spellStart"/>
      <w:r>
        <w:t>vcard</w:t>
      </w:r>
      <w:proofErr w:type="spellEnd"/>
      <w:r>
        <w:t>: http://www.w3.org/2006/vcard/ns#</w:t>
      </w:r>
    </w:p>
    <w:p w:rsidR="00B90853" w:rsidRDefault="00B90853">
      <w:pPr>
        <w:rPr>
          <w:rFonts w:ascii="Arial" w:hAnsi="Arial"/>
          <w:b/>
          <w:bCs/>
          <w:color w:val="1F497D"/>
          <w:sz w:val="28"/>
          <w:szCs w:val="28"/>
          <w:lang w:val="en-GB" w:eastAsia="fr-FR"/>
        </w:rPr>
      </w:pPr>
      <w:r>
        <w:rPr>
          <w:color w:val="1F497D"/>
        </w:rPr>
        <w:br w:type="page"/>
      </w:r>
    </w:p>
    <w:p w:rsidR="00ED40F1" w:rsidRDefault="00E465C7" w:rsidP="00ED40F1">
      <w:pPr>
        <w:pStyle w:val="berschrift1"/>
        <w:tabs>
          <w:tab w:val="left" w:pos="1080"/>
        </w:tabs>
        <w:ind w:left="2410"/>
        <w:rPr>
          <w:color w:val="1F497D"/>
        </w:rPr>
      </w:pPr>
      <w:bookmarkStart w:id="260" w:name="_Toc37349942"/>
      <w:r>
        <w:rPr>
          <w:color w:val="1F497D"/>
        </w:rPr>
        <w:lastRenderedPageBreak/>
        <w:t>Visualisation of the DCAT-AP.NAP model</w:t>
      </w:r>
      <w:bookmarkEnd w:id="260"/>
    </w:p>
    <w:p w:rsidR="00496577" w:rsidRDefault="00496577" w:rsidP="00496577">
      <w:pPr>
        <w:pStyle w:val="Paragraphe"/>
      </w:pPr>
      <w:r>
        <w:t xml:space="preserve">The following </w:t>
      </w:r>
      <w:commentRangeStart w:id="261"/>
      <w:r>
        <w:t xml:space="preserve">UML diagram </w:t>
      </w:r>
      <w:commentRangeEnd w:id="261"/>
      <w:r w:rsidR="00A13800">
        <w:rPr>
          <w:rStyle w:val="Kommentarzeichen"/>
        </w:rPr>
        <w:commentReference w:id="261"/>
      </w:r>
      <w:r w:rsidR="00E465C7">
        <w:t>compiles</w:t>
      </w:r>
      <w:r>
        <w:t xml:space="preserve"> all classes and properties of DCAT-AP</w:t>
      </w:r>
      <w:ins w:id="262" w:author="lubrich" w:date="2020-03-31T15:37:00Z">
        <w:r w:rsidR="003665FA">
          <w:t xml:space="preserve">, including all additions/amendments defined for the DCAT-AP.NAP extension. </w:t>
        </w:r>
      </w:ins>
      <w:r>
        <w:t xml:space="preserve"> </w:t>
      </w:r>
    </w:p>
    <w:p w:rsidR="00496577" w:rsidRPr="00A13800" w:rsidRDefault="00496577">
      <w:pPr>
        <w:rPr>
          <w:rFonts w:ascii="Arial" w:hAnsi="Arial"/>
          <w:b/>
          <w:bCs/>
          <w:color w:val="1F497D"/>
          <w:sz w:val="28"/>
          <w:szCs w:val="28"/>
          <w:lang w:val="en-US" w:eastAsia="fr-FR"/>
        </w:rPr>
      </w:pPr>
      <w:r>
        <w:rPr>
          <w:color w:val="1F497D"/>
        </w:rPr>
        <w:br w:type="page"/>
      </w:r>
    </w:p>
    <w:p w:rsidR="00AF1BAD" w:rsidRDefault="00AF1BAD" w:rsidP="00AF1BAD">
      <w:pPr>
        <w:pStyle w:val="berschrift1"/>
        <w:tabs>
          <w:tab w:val="left" w:pos="1080"/>
        </w:tabs>
        <w:ind w:left="2410"/>
      </w:pPr>
      <w:bookmarkStart w:id="263" w:name="_Toc37349943"/>
      <w:commentRangeStart w:id="264"/>
      <w:r>
        <w:lastRenderedPageBreak/>
        <w:t>Classes</w:t>
      </w:r>
      <w:r w:rsidR="00A648B9">
        <w:t xml:space="preserve"> </w:t>
      </w:r>
      <w:commentRangeEnd w:id="264"/>
      <w:r w:rsidR="00A13800">
        <w:rPr>
          <w:rStyle w:val="Kommentarzeichen"/>
          <w:b w:val="0"/>
          <w:bCs w:val="0"/>
          <w:color w:val="auto"/>
        </w:rPr>
        <w:commentReference w:id="264"/>
      </w:r>
      <w:r w:rsidR="00A648B9">
        <w:t>per obligation level</w:t>
      </w:r>
      <w:bookmarkEnd w:id="263"/>
    </w:p>
    <w:p w:rsidR="003665FA" w:rsidRDefault="003665FA" w:rsidP="003665FA">
      <w:pPr>
        <w:pStyle w:val="Paragraphe"/>
        <w:rPr>
          <w:ins w:id="265" w:author="lubrich" w:date="2020-03-31T15:43:00Z"/>
        </w:rPr>
      </w:pPr>
      <w:ins w:id="266" w:author="lubrich" w:date="2020-03-31T15:43:00Z">
        <w:r>
          <w:t xml:space="preserve">The following tables compile all classes used in DCAT-AP.NAP per obligation level. The column “Obligation” indicates the following obligation levels: M=Mandatory, R=Recommended, O=Optional. </w:t>
        </w:r>
      </w:ins>
    </w:p>
    <w:p w:rsidR="003665FA" w:rsidRDefault="003665FA" w:rsidP="003665FA">
      <w:pPr>
        <w:pStyle w:val="Paragraphe"/>
        <w:rPr>
          <w:ins w:id="267" w:author="lubrich" w:date="2020-03-31T15:43:00Z"/>
        </w:rPr>
      </w:pPr>
      <w:ins w:id="268" w:author="lubrich" w:date="2020-03-31T15:43:00Z">
        <w:r>
          <w:t xml:space="preserve">The following definitions follow mostly DCAT-AP 2.0.0. No additional classes have been added in DCAT-AP.NAP, comparing to DCAT-AP 2.0.0. Neither the obligation </w:t>
        </w:r>
      </w:ins>
      <w:ins w:id="269" w:author="lubrich" w:date="2020-03-31T15:56:00Z">
        <w:r w:rsidR="008928ED">
          <w:t xml:space="preserve">levels </w:t>
        </w:r>
      </w:ins>
      <w:ins w:id="270" w:author="lubrich" w:date="2020-03-31T15:43:00Z">
        <w:r>
          <w:t>have been changed.</w:t>
        </w:r>
      </w:ins>
    </w:p>
    <w:p w:rsidR="003665FA" w:rsidRDefault="003665FA" w:rsidP="003665FA">
      <w:pPr>
        <w:pStyle w:val="Paragraphe"/>
        <w:rPr>
          <w:ins w:id="271" w:author="lubrich" w:date="2020-03-31T15:43:00Z"/>
        </w:rPr>
      </w:pPr>
      <w:ins w:id="272" w:author="lubrich" w:date="2020-03-31T15:43:00Z">
        <w:r>
          <w:t>In certain cases, the “Usage Notes” have been adopted to the NAP domain.</w:t>
        </w:r>
      </w:ins>
    </w:p>
    <w:p w:rsidR="003665FA" w:rsidRDefault="003665FA" w:rsidP="003665FA">
      <w:pPr>
        <w:pStyle w:val="Paragraphe"/>
        <w:rPr>
          <w:ins w:id="273" w:author="lubrich" w:date="2020-03-31T15:43:00Z"/>
        </w:rPr>
      </w:pPr>
      <w:ins w:id="274" w:author="lubrich" w:date="2020-03-31T15:43:00Z">
        <w:r>
          <w:t xml:space="preserve">In cases there is a mapping possible between a class and a metadata element from the </w:t>
        </w:r>
      </w:ins>
      <w:ins w:id="275" w:author="lubrich" w:date="2020-04-09T17:55:00Z">
        <w:r w:rsidR="00B90853">
          <w:t>CMC</w:t>
        </w:r>
      </w:ins>
      <w:ins w:id="276" w:author="lubrich" w:date="2020-03-31T15:43:00Z">
        <w:r>
          <w:t xml:space="preserve"> (Coordinated Metadata Catalogue, Version 2019), a note is added (e.g. “</w:t>
        </w:r>
        <w:r w:rsidRPr="003665FA">
          <w:t>Corresponds to CMC</w:t>
        </w:r>
        <w:r>
          <w:t xml:space="preserve"> element 2.2.1.3 Contact Point…”).</w:t>
        </w:r>
      </w:ins>
    </w:p>
    <w:p w:rsidR="003665FA" w:rsidRPr="002331F2" w:rsidRDefault="003665FA" w:rsidP="002331F2">
      <w:pPr>
        <w:pStyle w:val="Paragraphe"/>
      </w:pPr>
    </w:p>
    <w:p w:rsidR="00AF1BAD" w:rsidRDefault="00AF1BAD" w:rsidP="00AF1BAD">
      <w:pPr>
        <w:pStyle w:val="berschrift2"/>
        <w:tabs>
          <w:tab w:val="clear" w:pos="576"/>
        </w:tabs>
        <w:ind w:left="2552" w:hanging="567"/>
        <w:jc w:val="left"/>
      </w:pPr>
      <w:bookmarkStart w:id="277" w:name="_Toc37349944"/>
      <w:r>
        <w:t>Mandatory Classes</w:t>
      </w:r>
      <w:bookmarkEnd w:id="277"/>
    </w:p>
    <w:tbl>
      <w:tblPr>
        <w:tblW w:w="9100" w:type="dxa"/>
        <w:tblInd w:w="1021" w:type="dxa"/>
        <w:tblLayout w:type="fixed"/>
        <w:tblCellMar>
          <w:top w:w="28" w:type="dxa"/>
          <w:left w:w="28" w:type="dxa"/>
          <w:right w:w="28" w:type="dxa"/>
        </w:tblCellMar>
        <w:tblLook w:val="04A0"/>
      </w:tblPr>
      <w:tblGrid>
        <w:gridCol w:w="314"/>
        <w:gridCol w:w="316"/>
        <w:gridCol w:w="1365"/>
        <w:gridCol w:w="1302"/>
        <w:gridCol w:w="1806"/>
        <w:gridCol w:w="2206"/>
        <w:gridCol w:w="1791"/>
      </w:tblGrid>
      <w:tr w:rsidR="00AF1BAD" w:rsidRPr="00287D81" w:rsidTr="00AF1BAD">
        <w:trPr>
          <w:cantSplit/>
          <w:trHeight w:hRule="exact" w:val="1134"/>
          <w:tblHeader/>
        </w:trPr>
        <w:tc>
          <w:tcPr>
            <w:tcW w:w="314"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AF1BAD" w:rsidRPr="00287D81" w:rsidRDefault="00AF1BAD" w:rsidP="00457760">
            <w:pPr>
              <w:pStyle w:val="Paragraphe"/>
              <w:spacing w:after="0" w:line="240" w:lineRule="auto"/>
              <w:ind w:left="0"/>
              <w:jc w:val="left"/>
              <w:rPr>
                <w:rFonts w:cs="Arial"/>
                <w:b/>
                <w:bCs/>
                <w:sz w:val="16"/>
                <w:szCs w:val="16"/>
              </w:rPr>
            </w:pPr>
            <w:r w:rsidRPr="00287D81">
              <w:rPr>
                <w:rFonts w:cs="Arial"/>
                <w:b/>
                <w:bCs/>
                <w:sz w:val="16"/>
                <w:szCs w:val="16"/>
              </w:rPr>
              <w:t>No.</w:t>
            </w:r>
          </w:p>
        </w:tc>
        <w:tc>
          <w:tcPr>
            <w:tcW w:w="31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AF1BAD" w:rsidRPr="00287D81" w:rsidRDefault="00AF1BAD" w:rsidP="00AF1BAD">
            <w:pPr>
              <w:pStyle w:val="Paragraphe"/>
              <w:spacing w:after="0" w:line="240" w:lineRule="auto"/>
              <w:ind w:left="113" w:right="113"/>
              <w:jc w:val="left"/>
              <w:rPr>
                <w:rFonts w:cs="Arial"/>
                <w:b/>
                <w:bCs/>
                <w:sz w:val="16"/>
                <w:szCs w:val="16"/>
              </w:rPr>
            </w:pPr>
            <w:r w:rsidRPr="00287D81">
              <w:rPr>
                <w:rFonts w:cs="Arial"/>
                <w:b/>
                <w:bCs/>
                <w:sz w:val="16"/>
                <w:szCs w:val="16"/>
              </w:rPr>
              <w:t>Obligation</w:t>
            </w:r>
          </w:p>
        </w:tc>
        <w:tc>
          <w:tcPr>
            <w:tcW w:w="136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AF1BAD" w:rsidRPr="00287D81" w:rsidRDefault="00AF1BAD" w:rsidP="00457760">
            <w:pPr>
              <w:pStyle w:val="Paragraphe"/>
              <w:spacing w:after="0" w:line="240" w:lineRule="auto"/>
              <w:ind w:left="0"/>
              <w:jc w:val="left"/>
              <w:rPr>
                <w:rFonts w:cs="Arial"/>
                <w:sz w:val="16"/>
                <w:szCs w:val="16"/>
              </w:rPr>
            </w:pPr>
            <w:r w:rsidRPr="00287D81">
              <w:rPr>
                <w:rFonts w:cs="Arial"/>
                <w:b/>
                <w:bCs/>
                <w:sz w:val="16"/>
                <w:szCs w:val="16"/>
              </w:rPr>
              <w:t>Class Name</w:t>
            </w:r>
            <w:r w:rsidRPr="00287D81">
              <w:rPr>
                <w:rFonts w:cs="Arial"/>
                <w:sz w:val="16"/>
                <w:szCs w:val="16"/>
              </w:rPr>
              <w:t xml:space="preserve"> </w:t>
            </w:r>
          </w:p>
        </w:tc>
        <w:tc>
          <w:tcPr>
            <w:tcW w:w="1302"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AF1BAD" w:rsidRPr="00287D81" w:rsidRDefault="00AF1BAD" w:rsidP="00457760">
            <w:pPr>
              <w:pStyle w:val="Paragraphe"/>
              <w:spacing w:after="0" w:line="240" w:lineRule="auto"/>
              <w:ind w:left="0"/>
              <w:jc w:val="left"/>
              <w:rPr>
                <w:rFonts w:cs="Arial"/>
                <w:sz w:val="16"/>
                <w:szCs w:val="16"/>
              </w:rPr>
            </w:pPr>
            <w:r w:rsidRPr="00287D81">
              <w:rPr>
                <w:rFonts w:cs="Arial"/>
                <w:b/>
                <w:bCs/>
                <w:sz w:val="16"/>
                <w:szCs w:val="16"/>
              </w:rPr>
              <w:t>URI</w:t>
            </w:r>
            <w:r w:rsidRPr="00287D81">
              <w:rPr>
                <w:rFonts w:cs="Arial"/>
                <w:sz w:val="16"/>
                <w:szCs w:val="16"/>
              </w:rPr>
              <w:t xml:space="preserve"> </w:t>
            </w:r>
          </w:p>
        </w:tc>
        <w:tc>
          <w:tcPr>
            <w:tcW w:w="180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AF1BAD" w:rsidRPr="00287D81" w:rsidRDefault="00AF1BAD" w:rsidP="00457760">
            <w:pPr>
              <w:pStyle w:val="Paragraphe"/>
              <w:spacing w:after="0" w:line="240" w:lineRule="auto"/>
              <w:ind w:left="0"/>
              <w:jc w:val="left"/>
              <w:rPr>
                <w:rFonts w:cs="Arial"/>
                <w:b/>
                <w:bCs/>
                <w:sz w:val="16"/>
                <w:szCs w:val="16"/>
              </w:rPr>
            </w:pPr>
            <w:r w:rsidRPr="00287D81">
              <w:rPr>
                <w:rFonts w:cs="Arial"/>
                <w:b/>
                <w:bCs/>
                <w:sz w:val="16"/>
                <w:szCs w:val="16"/>
              </w:rPr>
              <w:t>Reference / Type / Range</w:t>
            </w:r>
          </w:p>
        </w:tc>
        <w:tc>
          <w:tcPr>
            <w:tcW w:w="2206"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AF1BAD" w:rsidRPr="00287D81" w:rsidRDefault="00AF1BAD" w:rsidP="00457760">
            <w:pPr>
              <w:pStyle w:val="Paragraphe"/>
              <w:spacing w:after="0" w:line="240" w:lineRule="auto"/>
              <w:ind w:left="0"/>
              <w:jc w:val="left"/>
              <w:rPr>
                <w:rFonts w:cs="Arial"/>
                <w:sz w:val="16"/>
                <w:szCs w:val="16"/>
              </w:rPr>
            </w:pPr>
            <w:r w:rsidRPr="00287D81">
              <w:rPr>
                <w:rFonts w:cs="Arial"/>
                <w:b/>
                <w:bCs/>
                <w:sz w:val="16"/>
                <w:szCs w:val="16"/>
              </w:rPr>
              <w:t>Usage Note</w:t>
            </w:r>
          </w:p>
        </w:tc>
        <w:tc>
          <w:tcPr>
            <w:tcW w:w="179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AF1BAD" w:rsidRPr="00287D81" w:rsidRDefault="00AF1BAD" w:rsidP="00457760">
            <w:pPr>
              <w:pStyle w:val="Paragraphe"/>
              <w:spacing w:after="0" w:line="240" w:lineRule="auto"/>
              <w:ind w:left="67"/>
              <w:jc w:val="left"/>
              <w:rPr>
                <w:rFonts w:cs="Arial"/>
                <w:b/>
                <w:bCs/>
                <w:sz w:val="16"/>
                <w:szCs w:val="16"/>
              </w:rPr>
            </w:pPr>
            <w:r w:rsidRPr="00287D81">
              <w:rPr>
                <w:rFonts w:cs="Arial"/>
                <w:b/>
                <w:bCs/>
                <w:sz w:val="16"/>
                <w:szCs w:val="16"/>
              </w:rPr>
              <w:t>Domain</w:t>
            </w:r>
          </w:p>
        </w:tc>
      </w:tr>
      <w:tr w:rsidR="002331F2" w:rsidRPr="00287D81" w:rsidTr="0032495C">
        <w:trPr>
          <w:cantSplit/>
          <w:trHeight w:hRule="exact" w:val="2443"/>
          <w:tblHeader/>
        </w:trPr>
        <w:tc>
          <w:tcPr>
            <w:tcW w:w="31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2331F2" w:rsidRPr="00287D81" w:rsidRDefault="002331F2" w:rsidP="00822DDB">
            <w:pPr>
              <w:pStyle w:val="Paragraphe"/>
              <w:spacing w:after="0" w:line="240" w:lineRule="auto"/>
              <w:ind w:left="0"/>
              <w:jc w:val="left"/>
              <w:rPr>
                <w:rFonts w:cs="Arial"/>
                <w:iCs/>
                <w:sz w:val="14"/>
                <w:szCs w:val="14"/>
              </w:rPr>
            </w:pPr>
            <w:r w:rsidRPr="00287D81">
              <w:rPr>
                <w:rFonts w:cs="Arial"/>
                <w:iCs/>
                <w:sz w:val="14"/>
                <w:szCs w:val="14"/>
              </w:rPr>
              <w:t>1</w:t>
            </w:r>
          </w:p>
        </w:tc>
        <w:tc>
          <w:tcPr>
            <w:tcW w:w="31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2331F2" w:rsidRPr="00287D81" w:rsidRDefault="002331F2" w:rsidP="00822DDB">
            <w:pPr>
              <w:pStyle w:val="Paragraphe"/>
              <w:spacing w:after="0" w:line="240" w:lineRule="auto"/>
              <w:ind w:left="0"/>
              <w:jc w:val="left"/>
              <w:rPr>
                <w:rFonts w:cs="Arial"/>
                <w:iCs/>
                <w:sz w:val="14"/>
                <w:szCs w:val="14"/>
              </w:rPr>
            </w:pPr>
            <w:r w:rsidRPr="00287D81">
              <w:rPr>
                <w:rFonts w:cs="Arial"/>
                <w:iCs/>
                <w:sz w:val="14"/>
                <w:szCs w:val="14"/>
              </w:rPr>
              <w:t>O</w:t>
            </w:r>
          </w:p>
        </w:tc>
        <w:tc>
          <w:tcPr>
            <w:tcW w:w="1365"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r w:rsidRPr="00287D81">
              <w:rPr>
                <w:rFonts w:ascii="Arial" w:hAnsi="Arial" w:cs="Arial"/>
              </w:rPr>
              <w:t>Agent</w:t>
            </w:r>
          </w:p>
        </w:tc>
        <w:tc>
          <w:tcPr>
            <w:tcW w:w="1302"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proofErr w:type="spellStart"/>
            <w:r w:rsidRPr="00287D81">
              <w:rPr>
                <w:rFonts w:ascii="Arial" w:hAnsi="Arial" w:cs="Arial"/>
              </w:rPr>
              <w:t>foaf:Agent</w:t>
            </w:r>
            <w:proofErr w:type="spellEnd"/>
          </w:p>
        </w:tc>
        <w:tc>
          <w:tcPr>
            <w:tcW w:w="180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2331F2" w:rsidRPr="00287D81" w:rsidRDefault="003D1367" w:rsidP="00822DDB">
            <w:pPr>
              <w:pStyle w:val="Tableentry"/>
              <w:jc w:val="left"/>
              <w:rPr>
                <w:rFonts w:ascii="Arial" w:hAnsi="Arial" w:cs="Arial"/>
              </w:rPr>
            </w:pPr>
            <w:hyperlink r:id="rId18" w:anchor="term_Agent" w:history="1">
              <w:r w:rsidR="002331F2" w:rsidRPr="00287D81">
                <w:rPr>
                  <w:rFonts w:ascii="Arial" w:hAnsi="Arial" w:cs="Arial"/>
                </w:rPr>
                <w:t>http://xmlns.com/foaf/spec/#term_Agent</w:t>
              </w:r>
            </w:hyperlink>
            <w:r w:rsidR="002331F2" w:rsidRPr="00287D81">
              <w:rPr>
                <w:rFonts w:ascii="Arial" w:hAnsi="Arial" w:cs="Arial"/>
              </w:rPr>
              <w:t xml:space="preserve"> ,</w:t>
            </w:r>
            <w:hyperlink r:id="rId19" w:history="1">
              <w:r w:rsidR="002331F2" w:rsidRPr="00287D81">
                <w:rPr>
                  <w:rFonts w:ascii="Arial" w:hAnsi="Arial" w:cs="Arial"/>
                </w:rPr>
                <w:t>http://www.w3.org/TR/vocab-org/</w:t>
              </w:r>
            </w:hyperlink>
          </w:p>
        </w:tc>
        <w:tc>
          <w:tcPr>
            <w:tcW w:w="2206"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32495C" w:rsidRPr="00287D81" w:rsidRDefault="0032495C" w:rsidP="00822DDB">
            <w:pPr>
              <w:pStyle w:val="Tableentry"/>
              <w:jc w:val="left"/>
              <w:rPr>
                <w:rFonts w:ascii="Arial" w:hAnsi="Arial" w:cs="Arial"/>
              </w:rPr>
            </w:pPr>
            <w:r w:rsidRPr="00287D81">
              <w:rPr>
                <w:rFonts w:ascii="Arial" w:hAnsi="Arial" w:cs="Arial"/>
              </w:rPr>
              <w:t xml:space="preserve">An entity that is associated with </w:t>
            </w:r>
            <w:ins w:id="278" w:author="lubrich" w:date="2020-03-31T15:34:00Z">
              <w:r w:rsidRPr="00287D81">
                <w:rPr>
                  <w:rFonts w:ascii="Arial" w:hAnsi="Arial" w:cs="Arial"/>
                </w:rPr>
                <w:t xml:space="preserve">provision of a NAP service </w:t>
              </w:r>
            </w:ins>
            <w:del w:id="279" w:author="lubrich" w:date="2020-03-31T15:34:00Z">
              <w:r w:rsidRPr="00287D81" w:rsidDel="0032495C">
                <w:rPr>
                  <w:rFonts w:ascii="Arial" w:hAnsi="Arial" w:cs="Arial"/>
                </w:rPr>
                <w:delText xml:space="preserve">Catalogues </w:delText>
              </w:r>
            </w:del>
            <w:r w:rsidRPr="00287D81">
              <w:rPr>
                <w:rFonts w:ascii="Arial" w:hAnsi="Arial" w:cs="Arial"/>
              </w:rPr>
              <w:t xml:space="preserve">and/or </w:t>
            </w:r>
            <w:ins w:id="280" w:author="lubrich" w:date="2020-03-31T15:35:00Z">
              <w:r w:rsidRPr="00287D81">
                <w:rPr>
                  <w:rFonts w:ascii="Arial" w:hAnsi="Arial" w:cs="Arial"/>
                </w:rPr>
                <w:t xml:space="preserve">NAP </w:t>
              </w:r>
            </w:ins>
            <w:r w:rsidRPr="00287D81">
              <w:rPr>
                <w:rFonts w:ascii="Arial" w:hAnsi="Arial" w:cs="Arial"/>
              </w:rPr>
              <w:t xml:space="preserve">Datasets. If the Agent is an organisation, the use of the Organization </w:t>
            </w:r>
            <w:proofErr w:type="gramStart"/>
            <w:r w:rsidRPr="00287D81">
              <w:rPr>
                <w:rFonts w:ascii="Arial" w:hAnsi="Arial" w:cs="Arial"/>
              </w:rPr>
              <w:t>Ontology  is</w:t>
            </w:r>
            <w:proofErr w:type="gramEnd"/>
            <w:r w:rsidRPr="00287D81">
              <w:rPr>
                <w:rFonts w:ascii="Arial" w:hAnsi="Arial" w:cs="Arial"/>
              </w:rPr>
              <w:t xml:space="preserve"> recommended.</w:t>
            </w:r>
            <w:del w:id="281" w:author="lubrich" w:date="2020-04-09T18:03:00Z">
              <w:r w:rsidRPr="00287D81" w:rsidDel="00B81D77">
                <w:rPr>
                  <w:rFonts w:ascii="Arial" w:hAnsi="Arial" w:cs="Arial"/>
                </w:rPr>
                <w:delText xml:space="preserve"> See section </w:delText>
              </w:r>
            </w:del>
            <w:del w:id="282" w:author="lubrich" w:date="2020-03-31T15:35:00Z">
              <w:r w:rsidRPr="00287D81" w:rsidDel="003665FA">
                <w:rPr>
                  <w:rFonts w:ascii="Arial" w:hAnsi="Arial" w:cs="Arial"/>
                </w:rPr>
                <w:delText>7</w:delText>
              </w:r>
            </w:del>
            <w:del w:id="283" w:author="lubrich" w:date="2020-04-09T18:03:00Z">
              <w:r w:rsidRPr="00287D81" w:rsidDel="00B81D77">
                <w:rPr>
                  <w:rFonts w:ascii="Arial" w:hAnsi="Arial" w:cs="Arial"/>
                </w:rPr>
                <w:delText xml:space="preserve"> for a discussion on Agent roles</w:delText>
              </w:r>
            </w:del>
            <w:r w:rsidRPr="00287D81">
              <w:rPr>
                <w:rFonts w:ascii="Arial" w:hAnsi="Arial" w:cs="Arial"/>
              </w:rPr>
              <w:t>.</w:t>
            </w:r>
          </w:p>
          <w:p w:rsidR="00F00CAF" w:rsidRPr="00287D81" w:rsidRDefault="003665FA" w:rsidP="003665FA">
            <w:pPr>
              <w:pStyle w:val="Tableentry"/>
              <w:jc w:val="left"/>
              <w:rPr>
                <w:rFonts w:ascii="Arial" w:hAnsi="Arial" w:cs="Arial"/>
              </w:rPr>
            </w:pPr>
            <w:ins w:id="284" w:author="lubrich" w:date="2020-03-31T15:36:00Z">
              <w:r w:rsidRPr="00287D81">
                <w:rPr>
                  <w:rFonts w:ascii="Arial" w:hAnsi="Arial" w:cs="Arial"/>
                </w:rPr>
                <w:t>Corresponds to CMC elements 2.2.1.3 Contact Point, 2.2.6.1 Publisher and 2.2.6.2 Data Owner</w:t>
              </w:r>
            </w:ins>
          </w:p>
        </w:tc>
        <w:tc>
          <w:tcPr>
            <w:tcW w:w="179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2331F2" w:rsidRPr="00287D81" w:rsidRDefault="00F362B3" w:rsidP="00822DDB">
            <w:pPr>
              <w:pStyle w:val="Default"/>
              <w:rPr>
                <w:rFonts w:ascii="Arial" w:hAnsi="Arial" w:cs="Arial"/>
                <w:sz w:val="14"/>
                <w:szCs w:val="14"/>
              </w:rPr>
            </w:pPr>
            <w:proofErr w:type="spellStart"/>
            <w:r w:rsidRPr="00287D81">
              <w:rPr>
                <w:rFonts w:ascii="Arial" w:eastAsia="Times New Roman" w:hAnsi="Arial" w:cs="Arial"/>
                <w:color w:val="auto"/>
                <w:sz w:val="14"/>
                <w:szCs w:val="14"/>
                <w:lang w:val="en-GB"/>
              </w:rPr>
              <w:t>dct:publisher</w:t>
            </w:r>
            <w:proofErr w:type="spellEnd"/>
            <w:r w:rsidRPr="00287D81">
              <w:rPr>
                <w:rFonts w:ascii="Arial" w:eastAsia="Times New Roman" w:hAnsi="Arial" w:cs="Arial"/>
                <w:color w:val="auto"/>
                <w:sz w:val="14"/>
                <w:szCs w:val="14"/>
                <w:lang w:val="en-GB"/>
              </w:rPr>
              <w:t xml:space="preserve"> (</w:t>
            </w:r>
            <w:proofErr w:type="spellStart"/>
            <w:r w:rsidRPr="00287D81">
              <w:rPr>
                <w:rFonts w:ascii="Arial" w:eastAsia="Times New Roman" w:hAnsi="Arial" w:cs="Arial"/>
                <w:color w:val="auto"/>
                <w:sz w:val="14"/>
                <w:szCs w:val="14"/>
                <w:lang w:val="en-GB"/>
              </w:rPr>
              <w:t>Catalog</w:t>
            </w:r>
            <w:proofErr w:type="spellEnd"/>
            <w:r w:rsidRPr="00287D81">
              <w:rPr>
                <w:rFonts w:ascii="Arial" w:eastAsia="Times New Roman" w:hAnsi="Arial" w:cs="Arial"/>
                <w:color w:val="auto"/>
                <w:sz w:val="14"/>
                <w:szCs w:val="14"/>
                <w:lang w:val="en-GB"/>
              </w:rPr>
              <w:t xml:space="preserve">), </w:t>
            </w:r>
            <w:proofErr w:type="spellStart"/>
            <w:r w:rsidRPr="00287D81">
              <w:rPr>
                <w:rFonts w:ascii="Arial" w:eastAsia="Times New Roman" w:hAnsi="Arial" w:cs="Arial"/>
                <w:color w:val="auto"/>
                <w:sz w:val="14"/>
                <w:szCs w:val="14"/>
                <w:lang w:val="en-GB"/>
              </w:rPr>
              <w:t>dct:publisher</w:t>
            </w:r>
            <w:proofErr w:type="spellEnd"/>
            <w:r w:rsidRPr="00287D81">
              <w:rPr>
                <w:rFonts w:ascii="Arial" w:eastAsia="Times New Roman" w:hAnsi="Arial" w:cs="Arial"/>
                <w:color w:val="auto"/>
                <w:sz w:val="14"/>
                <w:szCs w:val="14"/>
                <w:lang w:val="en-GB"/>
              </w:rPr>
              <w:t xml:space="preserve"> (Dataset) </w:t>
            </w:r>
            <w:proofErr w:type="spellStart"/>
            <w:r w:rsidRPr="00287D81">
              <w:rPr>
                <w:rFonts w:ascii="Arial" w:eastAsia="Times New Roman" w:hAnsi="Arial" w:cs="Arial"/>
                <w:color w:val="auto"/>
                <w:sz w:val="14"/>
                <w:szCs w:val="14"/>
                <w:lang w:val="en-GB"/>
              </w:rPr>
              <w:t>dct:creator</w:t>
            </w:r>
            <w:proofErr w:type="spellEnd"/>
            <w:r w:rsidRPr="00287D81">
              <w:rPr>
                <w:rFonts w:ascii="Arial" w:eastAsia="Times New Roman" w:hAnsi="Arial" w:cs="Arial"/>
                <w:color w:val="auto"/>
                <w:sz w:val="14"/>
                <w:szCs w:val="14"/>
                <w:lang w:val="en-GB"/>
              </w:rPr>
              <w:t xml:space="preserve"> (Dataset), </w:t>
            </w:r>
            <w:proofErr w:type="spellStart"/>
            <w:r w:rsidR="00150FDF" w:rsidRPr="00287D81">
              <w:rPr>
                <w:rFonts w:ascii="Arial" w:eastAsia="Times New Roman" w:hAnsi="Arial" w:cs="Arial"/>
                <w:color w:val="FF0000"/>
                <w:sz w:val="14"/>
                <w:szCs w:val="14"/>
                <w:lang w:val="en-GB"/>
              </w:rPr>
              <w:t>dcatnap:contactPoint</w:t>
            </w:r>
            <w:proofErr w:type="spellEnd"/>
            <w:r w:rsidR="00150FDF" w:rsidRPr="00287D81">
              <w:rPr>
                <w:rFonts w:ascii="Arial" w:eastAsia="Times New Roman" w:hAnsi="Arial" w:cs="Arial"/>
                <w:color w:val="FF0000"/>
                <w:sz w:val="14"/>
                <w:szCs w:val="14"/>
                <w:lang w:val="en-GB"/>
              </w:rPr>
              <w:t xml:space="preserve"> (</w:t>
            </w:r>
            <w:proofErr w:type="spellStart"/>
            <w:r w:rsidR="00150FDF" w:rsidRPr="00287D81">
              <w:rPr>
                <w:rFonts w:ascii="Arial" w:eastAsia="Times New Roman" w:hAnsi="Arial" w:cs="Arial"/>
                <w:color w:val="FF0000"/>
                <w:sz w:val="14"/>
                <w:szCs w:val="14"/>
                <w:lang w:val="en-GB"/>
              </w:rPr>
              <w:t>CatalogRecord</w:t>
            </w:r>
            <w:proofErr w:type="spellEnd"/>
            <w:r w:rsidR="00150FDF" w:rsidRPr="00287D81">
              <w:rPr>
                <w:rFonts w:ascii="Arial" w:eastAsia="Times New Roman" w:hAnsi="Arial" w:cs="Arial"/>
                <w:color w:val="FF0000"/>
                <w:sz w:val="14"/>
                <w:szCs w:val="14"/>
                <w:lang w:val="en-GB"/>
              </w:rPr>
              <w:t>)</w:t>
            </w:r>
          </w:p>
        </w:tc>
      </w:tr>
      <w:tr w:rsidR="002331F2" w:rsidRPr="00287D81" w:rsidTr="00822DDB">
        <w:trPr>
          <w:cantSplit/>
          <w:trHeight w:hRule="exact" w:val="1518"/>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287D81" w:rsidRDefault="002331F2" w:rsidP="00822DDB">
            <w:pPr>
              <w:pStyle w:val="Paragraphe"/>
              <w:spacing w:after="0" w:line="240" w:lineRule="auto"/>
              <w:ind w:left="0"/>
              <w:jc w:val="left"/>
              <w:rPr>
                <w:rFonts w:cs="Arial"/>
                <w:iCs/>
                <w:sz w:val="14"/>
                <w:szCs w:val="14"/>
              </w:rPr>
            </w:pPr>
            <w:r w:rsidRPr="00287D81">
              <w:rPr>
                <w:rFonts w:cs="Arial"/>
                <w:iCs/>
                <w:sz w:val="14"/>
                <w:szCs w:val="14"/>
              </w:rPr>
              <w:t>2</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287D81" w:rsidRDefault="002331F2" w:rsidP="00822DDB">
            <w:pPr>
              <w:pStyle w:val="Paragraphe"/>
              <w:spacing w:after="0" w:line="240" w:lineRule="auto"/>
              <w:ind w:left="0"/>
              <w:jc w:val="left"/>
              <w:rPr>
                <w:rFonts w:cs="Arial"/>
                <w:iCs/>
                <w:sz w:val="14"/>
                <w:szCs w:val="14"/>
              </w:rPr>
            </w:pPr>
            <w:r w:rsidRPr="00287D81">
              <w:rPr>
                <w:rFonts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r w:rsidRPr="00287D81">
              <w:rPr>
                <w:rFonts w:ascii="Arial" w:hAnsi="Arial" w:cs="Arial"/>
              </w:rPr>
              <w:t>Catalogue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proofErr w:type="spellStart"/>
            <w:r w:rsidRPr="00287D81">
              <w:rPr>
                <w:rFonts w:ascii="Arial" w:hAnsi="Arial" w:cs="Arial"/>
              </w:rPr>
              <w:t>dcat:Catalog</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287D81" w:rsidRDefault="003D1367" w:rsidP="00822DDB">
            <w:pPr>
              <w:pStyle w:val="Tableentry"/>
              <w:jc w:val="left"/>
              <w:rPr>
                <w:rFonts w:ascii="Arial" w:hAnsi="Arial" w:cs="Arial"/>
              </w:rPr>
            </w:pPr>
            <w:hyperlink r:id="rId20" w:anchor="class-catalog" w:history="1">
              <w:r w:rsidR="002331F2" w:rsidRPr="00287D81">
                <w:rPr>
                  <w:rFonts w:ascii="Arial" w:hAnsi="Arial" w:cs="Arial"/>
                </w:rPr>
                <w:t>http://www.w3.org/TR/2013/WD-vocab-dcat-20130312/#class-catalog</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3665FA" w:rsidP="00822DDB">
            <w:pPr>
              <w:pStyle w:val="Tableentry"/>
              <w:jc w:val="left"/>
              <w:rPr>
                <w:rFonts w:ascii="Arial" w:hAnsi="Arial" w:cs="Arial"/>
                <w:strike/>
                <w:color w:val="FF0000"/>
              </w:rPr>
            </w:pPr>
            <w:ins w:id="285" w:author="lubrich" w:date="2020-03-31T15:44:00Z">
              <w:r w:rsidRPr="00287D81">
                <w:rPr>
                  <w:rFonts w:ascii="Arial" w:hAnsi="Arial" w:cs="Arial"/>
                </w:rPr>
                <w:t xml:space="preserve">A concrete NAP system, </w:t>
              </w:r>
              <w:proofErr w:type="spellStart"/>
              <w:r w:rsidRPr="00287D81">
                <w:rPr>
                  <w:rFonts w:ascii="Arial" w:hAnsi="Arial" w:cs="Arial"/>
                </w:rPr>
                <w:t>i.e</w:t>
              </w:r>
              <w:proofErr w:type="spellEnd"/>
              <w:r w:rsidRPr="00287D81">
                <w:rPr>
                  <w:rFonts w:ascii="Arial" w:hAnsi="Arial" w:cs="Arial"/>
                </w:rPr>
                <w:t xml:space="preserve">, a web portal, where NAP datasets are discoverable. </w:t>
              </w:r>
            </w:ins>
            <w:del w:id="286" w:author="lubrich" w:date="2020-03-31T15:44:00Z">
              <w:r w:rsidR="002331F2" w:rsidRPr="00287D81" w:rsidDel="003665FA">
                <w:rPr>
                  <w:rFonts w:ascii="Arial" w:hAnsi="Arial" w:cs="Arial"/>
                </w:rPr>
                <w:delText>A catalogue or repository that hosts the Datasets being described</w:delText>
              </w:r>
            </w:del>
            <w:r w:rsidR="002331F2" w:rsidRPr="00287D81">
              <w:rPr>
                <w:rFonts w:ascii="Arial" w:hAnsi="Arial" w:cs="Arial"/>
              </w:rPr>
              <w: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287D81" w:rsidRDefault="002331F2" w:rsidP="00822DDB">
            <w:pPr>
              <w:pStyle w:val="Tableentry"/>
              <w:jc w:val="left"/>
              <w:rPr>
                <w:rFonts w:ascii="Arial" w:hAnsi="Arial" w:cs="Arial"/>
              </w:rPr>
            </w:pPr>
          </w:p>
        </w:tc>
      </w:tr>
      <w:tr w:rsidR="002331F2" w:rsidRPr="00287D81" w:rsidTr="00822DDB">
        <w:trPr>
          <w:cantSplit/>
          <w:trHeight w:hRule="exact" w:val="1224"/>
          <w:tblHeader/>
        </w:trPr>
        <w:tc>
          <w:tcPr>
            <w:tcW w:w="31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2331F2" w:rsidRPr="00287D81" w:rsidRDefault="002331F2" w:rsidP="00822DDB">
            <w:pPr>
              <w:pStyle w:val="Paragraphe"/>
              <w:spacing w:after="0" w:line="240" w:lineRule="auto"/>
              <w:ind w:left="0"/>
              <w:jc w:val="left"/>
              <w:rPr>
                <w:rFonts w:cs="Arial"/>
                <w:iCs/>
                <w:sz w:val="14"/>
                <w:szCs w:val="14"/>
              </w:rPr>
            </w:pPr>
            <w:r w:rsidRPr="00287D81">
              <w:rPr>
                <w:rFonts w:cs="Arial"/>
                <w:iCs/>
                <w:sz w:val="14"/>
                <w:szCs w:val="14"/>
              </w:rPr>
              <w:lastRenderedPageBreak/>
              <w:t>3</w:t>
            </w:r>
          </w:p>
        </w:tc>
        <w:tc>
          <w:tcPr>
            <w:tcW w:w="31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2331F2" w:rsidRPr="00287D81" w:rsidRDefault="002331F2" w:rsidP="00822DDB">
            <w:pPr>
              <w:pStyle w:val="Paragraphe"/>
              <w:spacing w:after="0" w:line="240" w:lineRule="auto"/>
              <w:ind w:left="0"/>
              <w:jc w:val="left"/>
              <w:rPr>
                <w:rFonts w:cs="Arial"/>
                <w:iCs/>
                <w:sz w:val="14"/>
                <w:szCs w:val="14"/>
              </w:rPr>
            </w:pPr>
            <w:r w:rsidRPr="00287D81">
              <w:rPr>
                <w:rFonts w:cs="Arial"/>
                <w:iCs/>
                <w:sz w:val="14"/>
                <w:szCs w:val="14"/>
              </w:rPr>
              <w:t>O</w:t>
            </w:r>
          </w:p>
        </w:tc>
        <w:tc>
          <w:tcPr>
            <w:tcW w:w="1365"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r w:rsidRPr="00287D81">
              <w:rPr>
                <w:rFonts w:ascii="Arial" w:hAnsi="Arial" w:cs="Arial"/>
              </w:rPr>
              <w:t>Dataset</w:t>
            </w:r>
          </w:p>
        </w:tc>
        <w:tc>
          <w:tcPr>
            <w:tcW w:w="1302"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proofErr w:type="spellStart"/>
            <w:r w:rsidRPr="00287D81">
              <w:rPr>
                <w:rFonts w:ascii="Arial" w:hAnsi="Arial" w:cs="Arial"/>
              </w:rPr>
              <w:t>dcat:Dataset</w:t>
            </w:r>
            <w:proofErr w:type="spellEnd"/>
          </w:p>
        </w:tc>
        <w:tc>
          <w:tcPr>
            <w:tcW w:w="180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2331F2" w:rsidRPr="00287D81" w:rsidRDefault="003D1367" w:rsidP="00822DDB">
            <w:pPr>
              <w:pStyle w:val="Tableentry"/>
              <w:jc w:val="left"/>
              <w:rPr>
                <w:rFonts w:ascii="Arial" w:hAnsi="Arial" w:cs="Arial"/>
              </w:rPr>
            </w:pPr>
            <w:hyperlink r:id="rId21" w:anchor="class-dataset" w:history="1">
              <w:r w:rsidR="002331F2" w:rsidRPr="00287D81">
                <w:rPr>
                  <w:rFonts w:ascii="Arial" w:hAnsi="Arial" w:cs="Arial"/>
                </w:rPr>
                <w:t>http://www.w3.org/TR/2013/WD-vocab-dcat-20130312/#class-dataset</w:t>
              </w:r>
            </w:hyperlink>
          </w:p>
        </w:tc>
        <w:tc>
          <w:tcPr>
            <w:tcW w:w="2206"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r w:rsidRPr="00287D81">
              <w:rPr>
                <w:rFonts w:ascii="Arial" w:hAnsi="Arial" w:cs="Arial"/>
              </w:rPr>
              <w:t xml:space="preserve">A conceptual entity that represents the information published. </w:t>
            </w:r>
          </w:p>
        </w:tc>
        <w:tc>
          <w:tcPr>
            <w:tcW w:w="179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150FDF" w:rsidRPr="00287D81" w:rsidRDefault="00150FDF" w:rsidP="00822DDB">
            <w:pPr>
              <w:pStyle w:val="Default"/>
              <w:rPr>
                <w:rFonts w:ascii="Arial" w:eastAsia="Times New Roman" w:hAnsi="Arial" w:cs="Arial"/>
                <w:color w:val="auto"/>
                <w:sz w:val="14"/>
                <w:szCs w:val="14"/>
                <w:lang w:val="en-GB"/>
              </w:rPr>
            </w:pPr>
            <w:proofErr w:type="spellStart"/>
            <w:r w:rsidRPr="00287D81">
              <w:rPr>
                <w:rFonts w:ascii="Arial" w:eastAsia="Times New Roman" w:hAnsi="Arial" w:cs="Arial"/>
                <w:color w:val="auto"/>
                <w:sz w:val="14"/>
                <w:szCs w:val="14"/>
                <w:lang w:val="en-GB"/>
              </w:rPr>
              <w:t>dcat:dataset</w:t>
            </w:r>
            <w:proofErr w:type="spellEnd"/>
            <w:r w:rsidRPr="00287D81">
              <w:rPr>
                <w:rFonts w:ascii="Arial" w:eastAsia="Times New Roman" w:hAnsi="Arial" w:cs="Arial"/>
                <w:color w:val="auto"/>
                <w:sz w:val="14"/>
                <w:szCs w:val="14"/>
                <w:lang w:val="en-GB"/>
              </w:rPr>
              <w:t xml:space="preserve"> (</w:t>
            </w:r>
            <w:proofErr w:type="spellStart"/>
            <w:r w:rsidRPr="00287D81">
              <w:rPr>
                <w:rFonts w:ascii="Arial" w:eastAsia="Times New Roman" w:hAnsi="Arial" w:cs="Arial"/>
                <w:color w:val="auto"/>
                <w:sz w:val="14"/>
                <w:szCs w:val="14"/>
                <w:lang w:val="en-GB"/>
              </w:rPr>
              <w:t>Catalog</w:t>
            </w:r>
            <w:proofErr w:type="spellEnd"/>
            <w:r w:rsidRPr="00287D81">
              <w:rPr>
                <w:rFonts w:ascii="Arial" w:eastAsia="Times New Roman" w:hAnsi="Arial" w:cs="Arial"/>
                <w:color w:val="auto"/>
                <w:sz w:val="14"/>
                <w:szCs w:val="14"/>
                <w:lang w:val="en-GB"/>
              </w:rPr>
              <w:t>),</w:t>
            </w:r>
          </w:p>
          <w:p w:rsidR="00150FDF" w:rsidRPr="00287D81" w:rsidRDefault="00150FDF" w:rsidP="00822DDB">
            <w:pPr>
              <w:pStyle w:val="Default"/>
              <w:rPr>
                <w:rFonts w:ascii="Arial" w:eastAsia="Times New Roman" w:hAnsi="Arial" w:cs="Arial"/>
                <w:color w:val="auto"/>
                <w:sz w:val="14"/>
                <w:szCs w:val="14"/>
                <w:lang w:val="en-GB"/>
              </w:rPr>
            </w:pPr>
            <w:proofErr w:type="spellStart"/>
            <w:r w:rsidRPr="00287D81">
              <w:rPr>
                <w:rFonts w:ascii="Arial" w:eastAsia="Times New Roman" w:hAnsi="Arial" w:cs="Arial"/>
                <w:color w:val="auto"/>
                <w:sz w:val="14"/>
                <w:szCs w:val="14"/>
                <w:lang w:val="en-GB"/>
              </w:rPr>
              <w:t>foaf:primaryTopic</w:t>
            </w:r>
            <w:proofErr w:type="spellEnd"/>
            <w:r w:rsidRPr="00287D81">
              <w:rPr>
                <w:rFonts w:ascii="Arial" w:eastAsia="Times New Roman" w:hAnsi="Arial" w:cs="Arial"/>
                <w:color w:val="auto"/>
                <w:sz w:val="14"/>
                <w:szCs w:val="14"/>
                <w:lang w:val="en-GB"/>
              </w:rPr>
              <w:t xml:space="preserve"> (</w:t>
            </w:r>
            <w:proofErr w:type="spellStart"/>
            <w:r w:rsidRPr="00287D81">
              <w:rPr>
                <w:rFonts w:ascii="Arial" w:eastAsia="Times New Roman" w:hAnsi="Arial" w:cs="Arial"/>
                <w:color w:val="auto"/>
                <w:sz w:val="14"/>
                <w:szCs w:val="14"/>
                <w:lang w:val="en-GB"/>
              </w:rPr>
              <w:t>CatalogRecord</w:t>
            </w:r>
            <w:proofErr w:type="spellEnd"/>
            <w:r w:rsidRPr="00287D81">
              <w:rPr>
                <w:rFonts w:ascii="Arial" w:eastAsia="Times New Roman" w:hAnsi="Arial" w:cs="Arial"/>
                <w:color w:val="auto"/>
                <w:sz w:val="14"/>
                <w:szCs w:val="14"/>
                <w:lang w:val="en-GB"/>
              </w:rPr>
              <w:t xml:space="preserve">) </w:t>
            </w:r>
          </w:p>
          <w:p w:rsidR="002331F2" w:rsidRPr="00287D81" w:rsidRDefault="002331F2" w:rsidP="00822DDB">
            <w:pPr>
              <w:pStyle w:val="Tableentry"/>
              <w:jc w:val="left"/>
              <w:rPr>
                <w:rFonts w:ascii="Arial" w:hAnsi="Arial" w:cs="Arial"/>
              </w:rPr>
            </w:pPr>
          </w:p>
        </w:tc>
      </w:tr>
      <w:tr w:rsidR="002331F2" w:rsidRPr="00287D81" w:rsidTr="00822DDB">
        <w:trPr>
          <w:cantSplit/>
          <w:trHeight w:hRule="exact" w:val="1473"/>
          <w:tblHeader/>
        </w:trPr>
        <w:tc>
          <w:tcPr>
            <w:tcW w:w="314"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2331F2" w:rsidRPr="00287D81" w:rsidRDefault="002331F2" w:rsidP="00822DDB">
            <w:pPr>
              <w:pStyle w:val="Paragraphe"/>
              <w:spacing w:after="0" w:line="240" w:lineRule="auto"/>
              <w:ind w:left="0"/>
              <w:jc w:val="left"/>
              <w:rPr>
                <w:rFonts w:cs="Arial"/>
                <w:iCs/>
                <w:sz w:val="14"/>
                <w:szCs w:val="14"/>
              </w:rPr>
            </w:pPr>
            <w:r w:rsidRPr="00287D81">
              <w:rPr>
                <w:rFonts w:cs="Arial"/>
                <w:iCs/>
                <w:sz w:val="14"/>
                <w:szCs w:val="14"/>
              </w:rPr>
              <w:t>4</w:t>
            </w:r>
          </w:p>
        </w:tc>
        <w:tc>
          <w:tcPr>
            <w:tcW w:w="31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2331F2" w:rsidRPr="00287D81" w:rsidRDefault="002331F2" w:rsidP="00822DDB">
            <w:pPr>
              <w:pStyle w:val="Paragraphe"/>
              <w:spacing w:after="0" w:line="240" w:lineRule="auto"/>
              <w:ind w:left="0"/>
              <w:jc w:val="left"/>
              <w:rPr>
                <w:rFonts w:cs="Arial"/>
                <w:iCs/>
                <w:sz w:val="14"/>
                <w:szCs w:val="14"/>
              </w:rPr>
            </w:pPr>
            <w:r w:rsidRPr="00287D81">
              <w:rPr>
                <w:rFonts w:cs="Arial"/>
                <w:iCs/>
                <w:sz w:val="14"/>
                <w:szCs w:val="14"/>
              </w:rPr>
              <w:t>O</w:t>
            </w:r>
          </w:p>
        </w:tc>
        <w:tc>
          <w:tcPr>
            <w:tcW w:w="1365"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r w:rsidRPr="00287D81">
              <w:rPr>
                <w:rFonts w:ascii="Arial" w:hAnsi="Arial" w:cs="Arial"/>
              </w:rPr>
              <w:t>Literal</w:t>
            </w:r>
          </w:p>
        </w:tc>
        <w:tc>
          <w:tcPr>
            <w:tcW w:w="1302"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proofErr w:type="spellStart"/>
            <w:r w:rsidRPr="00287D81">
              <w:rPr>
                <w:rFonts w:ascii="Arial" w:hAnsi="Arial" w:cs="Arial"/>
              </w:rPr>
              <w:t>rdfs:Literal</w:t>
            </w:r>
            <w:proofErr w:type="spellEnd"/>
          </w:p>
        </w:tc>
        <w:tc>
          <w:tcPr>
            <w:tcW w:w="180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2331F2" w:rsidRPr="00287D81" w:rsidRDefault="003D1367" w:rsidP="00822DDB">
            <w:pPr>
              <w:pStyle w:val="Tableentry"/>
              <w:jc w:val="left"/>
              <w:rPr>
                <w:rFonts w:ascii="Arial" w:hAnsi="Arial" w:cs="Arial"/>
              </w:rPr>
            </w:pPr>
            <w:hyperlink r:id="rId22" w:anchor="section-Literals" w:history="1">
              <w:r w:rsidR="002331F2" w:rsidRPr="00287D81">
                <w:rPr>
                  <w:rFonts w:ascii="Arial" w:hAnsi="Arial" w:cs="Arial"/>
                </w:rPr>
                <w:t>http://www.w3.org/TR/rdf-concepts/#section-Literals</w:t>
              </w:r>
            </w:hyperlink>
          </w:p>
        </w:tc>
        <w:tc>
          <w:tcPr>
            <w:tcW w:w="2206"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r w:rsidRPr="00287D81">
              <w:rPr>
                <w:rFonts w:ascii="Arial" w:hAnsi="Arial" w:cs="Arial"/>
              </w:rPr>
              <w:t xml:space="preserve">A literal value such as a string or integer; Literals may be typed, e.g. as a date according to </w:t>
            </w:r>
            <w:proofErr w:type="spellStart"/>
            <w:r w:rsidRPr="00287D81">
              <w:rPr>
                <w:rFonts w:ascii="Arial" w:hAnsi="Arial" w:cs="Arial"/>
              </w:rPr>
              <w:t>xsd</w:t>
            </w:r>
            <w:proofErr w:type="gramStart"/>
            <w:r w:rsidRPr="00287D81">
              <w:rPr>
                <w:rFonts w:ascii="Arial" w:hAnsi="Arial" w:cs="Arial"/>
              </w:rPr>
              <w:t>:date</w:t>
            </w:r>
            <w:proofErr w:type="spellEnd"/>
            <w:proofErr w:type="gramEnd"/>
            <w:r w:rsidRPr="00287D81">
              <w:rPr>
                <w:rFonts w:ascii="Arial" w:hAnsi="Arial" w:cs="Arial"/>
              </w:rPr>
              <w:t>. Literals that contain human-readable text have an optional language tag as defined by BCP 47.</w:t>
            </w:r>
          </w:p>
        </w:tc>
        <w:tc>
          <w:tcPr>
            <w:tcW w:w="179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150FDF" w:rsidRPr="00287D81" w:rsidRDefault="00150FDF" w:rsidP="00822DDB">
            <w:pPr>
              <w:pStyle w:val="Default"/>
              <w:rPr>
                <w:rFonts w:ascii="Arial" w:eastAsia="Times New Roman" w:hAnsi="Arial" w:cs="Arial"/>
                <w:color w:val="auto"/>
                <w:sz w:val="14"/>
                <w:szCs w:val="14"/>
                <w:lang w:val="en-GB"/>
              </w:rPr>
            </w:pPr>
            <w:proofErr w:type="spellStart"/>
            <w:r w:rsidRPr="00287D81">
              <w:rPr>
                <w:rFonts w:ascii="Arial" w:eastAsia="Times New Roman" w:hAnsi="Arial" w:cs="Arial"/>
                <w:color w:val="auto"/>
                <w:sz w:val="14"/>
                <w:szCs w:val="14"/>
                <w:lang w:val="en-GB"/>
              </w:rPr>
              <w:t>dcat:keyword</w:t>
            </w:r>
            <w:proofErr w:type="spellEnd"/>
            <w:r w:rsidRPr="00287D81">
              <w:rPr>
                <w:rFonts w:ascii="Arial" w:eastAsia="Times New Roman" w:hAnsi="Arial" w:cs="Arial"/>
                <w:color w:val="auto"/>
                <w:sz w:val="14"/>
                <w:szCs w:val="14"/>
                <w:lang w:val="en-GB"/>
              </w:rPr>
              <w:t xml:space="preserve"> (Dataset), </w:t>
            </w:r>
          </w:p>
          <w:p w:rsidR="002331F2" w:rsidRPr="00287D81" w:rsidRDefault="00150FDF" w:rsidP="00822DDB">
            <w:pPr>
              <w:pStyle w:val="Tableentry"/>
              <w:jc w:val="left"/>
              <w:rPr>
                <w:rFonts w:ascii="Arial" w:hAnsi="Arial" w:cs="Arial"/>
              </w:rPr>
            </w:pPr>
            <w:r w:rsidRPr="00287D81">
              <w:rPr>
                <w:rFonts w:ascii="Arial" w:hAnsi="Arial" w:cs="Arial"/>
              </w:rPr>
              <w:t xml:space="preserve">… </w:t>
            </w:r>
          </w:p>
        </w:tc>
      </w:tr>
      <w:tr w:rsidR="002331F2" w:rsidRPr="00287D81" w:rsidTr="00822DD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287D81" w:rsidRDefault="002331F2" w:rsidP="00822DDB">
            <w:pPr>
              <w:pStyle w:val="Paragraphe"/>
              <w:spacing w:after="0" w:line="240" w:lineRule="auto"/>
              <w:ind w:left="0"/>
              <w:jc w:val="left"/>
              <w:rPr>
                <w:rFonts w:cs="Arial"/>
                <w:iCs/>
                <w:sz w:val="14"/>
                <w:szCs w:val="14"/>
              </w:rPr>
            </w:pPr>
            <w:r w:rsidRPr="00287D81">
              <w:rPr>
                <w:rFonts w:cs="Arial"/>
                <w:iCs/>
                <w:sz w:val="14"/>
                <w:szCs w:val="14"/>
              </w:rPr>
              <w:t>5</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287D81" w:rsidRDefault="002331F2" w:rsidP="00822DDB">
            <w:pPr>
              <w:pStyle w:val="Paragraphe"/>
              <w:spacing w:after="0" w:line="240" w:lineRule="auto"/>
              <w:ind w:left="0"/>
              <w:jc w:val="left"/>
              <w:rPr>
                <w:rFonts w:cs="Arial"/>
                <w:iCs/>
                <w:sz w:val="14"/>
                <w:szCs w:val="14"/>
              </w:rPr>
            </w:pPr>
            <w:r w:rsidRPr="00287D81">
              <w:rPr>
                <w:rFonts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r w:rsidRPr="00287D81">
              <w:rPr>
                <w:rFonts w:ascii="Arial" w:hAnsi="Arial" w:cs="Arial"/>
              </w:rPr>
              <w:t>Resource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proofErr w:type="spellStart"/>
            <w:r w:rsidRPr="00287D81">
              <w:rPr>
                <w:rFonts w:ascii="Arial" w:hAnsi="Arial" w:cs="Arial"/>
              </w:rPr>
              <w:t>rdfs:Resource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287D81" w:rsidRDefault="003D1367" w:rsidP="00822DDB">
            <w:pPr>
              <w:pStyle w:val="Tableentry"/>
              <w:jc w:val="left"/>
              <w:rPr>
                <w:rFonts w:ascii="Arial" w:hAnsi="Arial" w:cs="Arial"/>
              </w:rPr>
            </w:pPr>
            <w:hyperlink r:id="rId23" w:anchor="ch_resource" w:history="1">
              <w:r w:rsidR="002331F2" w:rsidRPr="00287D81">
                <w:rPr>
                  <w:rFonts w:ascii="Arial" w:hAnsi="Arial" w:cs="Arial"/>
                </w:rPr>
                <w:t>http://www.w3.org/TR/rdf-schema/#ch_resource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287D81" w:rsidRDefault="002331F2" w:rsidP="00822DDB">
            <w:pPr>
              <w:pStyle w:val="Tableentry"/>
              <w:jc w:val="left"/>
              <w:rPr>
                <w:rFonts w:ascii="Arial" w:hAnsi="Arial" w:cs="Arial"/>
              </w:rPr>
            </w:pPr>
            <w:r w:rsidRPr="00287D81">
              <w:rPr>
                <w:rFonts w:ascii="Arial" w:hAnsi="Arial" w:cs="Arial"/>
              </w:rPr>
              <w:t>Anything described by RDF.</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150FDF" w:rsidRPr="00287D81" w:rsidRDefault="00150FDF" w:rsidP="00822DDB">
            <w:pPr>
              <w:pStyle w:val="Default"/>
              <w:rPr>
                <w:rFonts w:ascii="Arial" w:eastAsia="Times New Roman" w:hAnsi="Arial" w:cs="Arial"/>
                <w:color w:val="auto"/>
                <w:sz w:val="14"/>
                <w:szCs w:val="14"/>
                <w:lang w:val="en-GB"/>
              </w:rPr>
            </w:pPr>
            <w:proofErr w:type="spellStart"/>
            <w:r w:rsidRPr="00287D81">
              <w:rPr>
                <w:rFonts w:ascii="Arial" w:eastAsia="Times New Roman" w:hAnsi="Arial" w:cs="Arial"/>
                <w:color w:val="auto"/>
                <w:sz w:val="14"/>
                <w:szCs w:val="14"/>
                <w:lang w:val="en-GB"/>
              </w:rPr>
              <w:t>dct:conformsTo</w:t>
            </w:r>
            <w:proofErr w:type="spellEnd"/>
            <w:r w:rsidRPr="00287D81">
              <w:rPr>
                <w:rFonts w:ascii="Arial" w:eastAsia="Times New Roman" w:hAnsi="Arial" w:cs="Arial"/>
                <w:color w:val="auto"/>
                <w:sz w:val="14"/>
                <w:szCs w:val="14"/>
                <w:lang w:val="en-GB"/>
              </w:rPr>
              <w:t xml:space="preserve"> (</w:t>
            </w:r>
            <w:proofErr w:type="spellStart"/>
            <w:r w:rsidRPr="00287D81">
              <w:rPr>
                <w:rFonts w:ascii="Arial" w:eastAsia="Times New Roman" w:hAnsi="Arial" w:cs="Arial"/>
                <w:color w:val="auto"/>
                <w:sz w:val="14"/>
                <w:szCs w:val="14"/>
                <w:lang w:val="en-GB"/>
              </w:rPr>
              <w:t>Catalog</w:t>
            </w:r>
            <w:proofErr w:type="spellEnd"/>
            <w:r w:rsidRPr="00287D81">
              <w:rPr>
                <w:rFonts w:ascii="Arial" w:eastAsia="Times New Roman" w:hAnsi="Arial" w:cs="Arial"/>
                <w:color w:val="auto"/>
                <w:sz w:val="14"/>
                <w:szCs w:val="14"/>
                <w:lang w:val="en-GB"/>
              </w:rPr>
              <w:t xml:space="preserve"> Record), </w:t>
            </w:r>
          </w:p>
          <w:p w:rsidR="002331F2" w:rsidRPr="00287D81" w:rsidRDefault="00150FDF" w:rsidP="00822DDB">
            <w:pPr>
              <w:pStyle w:val="Tableentry"/>
              <w:jc w:val="left"/>
              <w:rPr>
                <w:rFonts w:ascii="Arial" w:hAnsi="Arial" w:cs="Arial"/>
              </w:rPr>
            </w:pPr>
            <w:r w:rsidRPr="00287D81">
              <w:rPr>
                <w:rFonts w:ascii="Arial" w:hAnsi="Arial" w:cs="Arial"/>
              </w:rPr>
              <w:t xml:space="preserve">… </w:t>
            </w:r>
          </w:p>
        </w:tc>
      </w:tr>
    </w:tbl>
    <w:p w:rsidR="00AF1BAD" w:rsidRDefault="00AF1BAD" w:rsidP="00AF1BAD">
      <w:pPr>
        <w:pStyle w:val="Paragraphe"/>
        <w:rPr>
          <w:lang w:val="nl-NL"/>
        </w:rPr>
      </w:pPr>
    </w:p>
    <w:p w:rsidR="00E60ED8" w:rsidRDefault="00F362B3" w:rsidP="003E50F7">
      <w:pPr>
        <w:pStyle w:val="berschrift2"/>
        <w:tabs>
          <w:tab w:val="clear" w:pos="576"/>
        </w:tabs>
        <w:ind w:left="2552" w:hanging="567"/>
        <w:jc w:val="left"/>
      </w:pPr>
      <w:bookmarkStart w:id="287" w:name="_Toc37349945"/>
      <w:r>
        <w:t>Recommended</w:t>
      </w:r>
      <w:r w:rsidR="00E60ED8">
        <w:t xml:space="preserve"> Classes</w:t>
      </w:r>
      <w:bookmarkEnd w:id="287"/>
    </w:p>
    <w:tbl>
      <w:tblPr>
        <w:tblW w:w="9100" w:type="dxa"/>
        <w:tblInd w:w="1021" w:type="dxa"/>
        <w:tblLayout w:type="fixed"/>
        <w:tblCellMar>
          <w:top w:w="28" w:type="dxa"/>
          <w:left w:w="28" w:type="dxa"/>
          <w:right w:w="28" w:type="dxa"/>
        </w:tblCellMar>
        <w:tblLook w:val="04A0"/>
      </w:tblPr>
      <w:tblGrid>
        <w:gridCol w:w="314"/>
        <w:gridCol w:w="316"/>
        <w:gridCol w:w="1365"/>
        <w:gridCol w:w="1302"/>
        <w:gridCol w:w="1806"/>
        <w:gridCol w:w="2206"/>
        <w:gridCol w:w="1791"/>
      </w:tblGrid>
      <w:tr w:rsidR="00E60ED8" w:rsidRPr="00287D81" w:rsidTr="008E6AA8">
        <w:trPr>
          <w:cantSplit/>
          <w:trHeight w:hRule="exact" w:val="1134"/>
          <w:tblHeader/>
        </w:trPr>
        <w:tc>
          <w:tcPr>
            <w:tcW w:w="314"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60ED8" w:rsidRPr="00287D81" w:rsidRDefault="00E60ED8" w:rsidP="008E6AA8">
            <w:pPr>
              <w:pStyle w:val="Paragraphe"/>
              <w:spacing w:after="0" w:line="240" w:lineRule="auto"/>
              <w:ind w:left="0"/>
              <w:jc w:val="left"/>
              <w:rPr>
                <w:rFonts w:cs="Arial"/>
                <w:b/>
                <w:bCs/>
                <w:sz w:val="16"/>
                <w:szCs w:val="16"/>
              </w:rPr>
            </w:pPr>
            <w:r w:rsidRPr="00287D81">
              <w:rPr>
                <w:rFonts w:cs="Arial"/>
                <w:b/>
                <w:bCs/>
                <w:sz w:val="16"/>
                <w:szCs w:val="16"/>
              </w:rPr>
              <w:t>No.</w:t>
            </w:r>
          </w:p>
        </w:tc>
        <w:tc>
          <w:tcPr>
            <w:tcW w:w="31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E60ED8" w:rsidRPr="00287D81" w:rsidRDefault="00E60ED8" w:rsidP="008E6AA8">
            <w:pPr>
              <w:pStyle w:val="Paragraphe"/>
              <w:spacing w:after="0" w:line="240" w:lineRule="auto"/>
              <w:ind w:left="113" w:right="113"/>
              <w:jc w:val="left"/>
              <w:rPr>
                <w:rFonts w:cs="Arial"/>
                <w:b/>
                <w:bCs/>
                <w:sz w:val="16"/>
                <w:szCs w:val="16"/>
              </w:rPr>
            </w:pPr>
            <w:r w:rsidRPr="00287D81">
              <w:rPr>
                <w:rFonts w:cs="Arial"/>
                <w:b/>
                <w:bCs/>
                <w:sz w:val="16"/>
                <w:szCs w:val="16"/>
              </w:rPr>
              <w:t>Obligation</w:t>
            </w:r>
          </w:p>
        </w:tc>
        <w:tc>
          <w:tcPr>
            <w:tcW w:w="136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60ED8" w:rsidRPr="00287D81" w:rsidRDefault="00E60ED8" w:rsidP="008E6AA8">
            <w:pPr>
              <w:pStyle w:val="Paragraphe"/>
              <w:spacing w:after="0" w:line="240" w:lineRule="auto"/>
              <w:ind w:left="0"/>
              <w:jc w:val="left"/>
              <w:rPr>
                <w:rFonts w:cs="Arial"/>
                <w:sz w:val="16"/>
                <w:szCs w:val="16"/>
              </w:rPr>
            </w:pPr>
            <w:r w:rsidRPr="00287D81">
              <w:rPr>
                <w:rFonts w:cs="Arial"/>
                <w:b/>
                <w:bCs/>
                <w:sz w:val="16"/>
                <w:szCs w:val="16"/>
              </w:rPr>
              <w:t>Class Name</w:t>
            </w:r>
            <w:r w:rsidRPr="00287D81">
              <w:rPr>
                <w:rFonts w:cs="Arial"/>
                <w:sz w:val="16"/>
                <w:szCs w:val="16"/>
              </w:rPr>
              <w:t xml:space="preserve"> </w:t>
            </w:r>
          </w:p>
        </w:tc>
        <w:tc>
          <w:tcPr>
            <w:tcW w:w="1302"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60ED8" w:rsidRPr="00287D81" w:rsidRDefault="00E60ED8" w:rsidP="008E6AA8">
            <w:pPr>
              <w:pStyle w:val="Paragraphe"/>
              <w:spacing w:after="0" w:line="240" w:lineRule="auto"/>
              <w:ind w:left="0"/>
              <w:jc w:val="left"/>
              <w:rPr>
                <w:rFonts w:cs="Arial"/>
                <w:sz w:val="16"/>
                <w:szCs w:val="16"/>
              </w:rPr>
            </w:pPr>
            <w:r w:rsidRPr="00287D81">
              <w:rPr>
                <w:rFonts w:cs="Arial"/>
                <w:b/>
                <w:bCs/>
                <w:sz w:val="16"/>
                <w:szCs w:val="16"/>
              </w:rPr>
              <w:t>URI</w:t>
            </w:r>
            <w:r w:rsidRPr="00287D81">
              <w:rPr>
                <w:rFonts w:cs="Arial"/>
                <w:sz w:val="16"/>
                <w:szCs w:val="16"/>
              </w:rPr>
              <w:t xml:space="preserve"> </w:t>
            </w:r>
          </w:p>
        </w:tc>
        <w:tc>
          <w:tcPr>
            <w:tcW w:w="180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60ED8" w:rsidRPr="00287D81" w:rsidRDefault="00E60ED8" w:rsidP="008E6AA8">
            <w:pPr>
              <w:pStyle w:val="Paragraphe"/>
              <w:spacing w:after="0" w:line="240" w:lineRule="auto"/>
              <w:ind w:left="0"/>
              <w:jc w:val="left"/>
              <w:rPr>
                <w:rFonts w:cs="Arial"/>
                <w:b/>
                <w:bCs/>
                <w:sz w:val="16"/>
                <w:szCs w:val="16"/>
              </w:rPr>
            </w:pPr>
            <w:r w:rsidRPr="00287D81">
              <w:rPr>
                <w:rFonts w:cs="Arial"/>
                <w:b/>
                <w:bCs/>
                <w:sz w:val="16"/>
                <w:szCs w:val="16"/>
              </w:rPr>
              <w:t>Reference / Type / Range</w:t>
            </w:r>
          </w:p>
        </w:tc>
        <w:tc>
          <w:tcPr>
            <w:tcW w:w="2206"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60ED8" w:rsidRPr="00287D81" w:rsidRDefault="00E60ED8" w:rsidP="008E6AA8">
            <w:pPr>
              <w:pStyle w:val="Paragraphe"/>
              <w:spacing w:after="0" w:line="240" w:lineRule="auto"/>
              <w:ind w:left="0"/>
              <w:jc w:val="left"/>
              <w:rPr>
                <w:rFonts w:cs="Arial"/>
                <w:sz w:val="16"/>
                <w:szCs w:val="16"/>
              </w:rPr>
            </w:pPr>
            <w:r w:rsidRPr="00287D81">
              <w:rPr>
                <w:rFonts w:cs="Arial"/>
                <w:b/>
                <w:bCs/>
                <w:sz w:val="16"/>
                <w:szCs w:val="16"/>
              </w:rPr>
              <w:t>Usage Note</w:t>
            </w:r>
          </w:p>
        </w:tc>
        <w:tc>
          <w:tcPr>
            <w:tcW w:w="179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60ED8" w:rsidRPr="00287D81" w:rsidRDefault="00E60ED8" w:rsidP="008E6AA8">
            <w:pPr>
              <w:pStyle w:val="Paragraphe"/>
              <w:spacing w:after="0" w:line="240" w:lineRule="auto"/>
              <w:ind w:left="67"/>
              <w:jc w:val="left"/>
              <w:rPr>
                <w:rFonts w:cs="Arial"/>
                <w:b/>
                <w:bCs/>
                <w:sz w:val="16"/>
                <w:szCs w:val="16"/>
              </w:rPr>
            </w:pPr>
            <w:r w:rsidRPr="00287D81">
              <w:rPr>
                <w:rFonts w:cs="Arial"/>
                <w:b/>
                <w:bCs/>
                <w:sz w:val="16"/>
                <w:szCs w:val="16"/>
              </w:rPr>
              <w:t>Domain</w:t>
            </w:r>
          </w:p>
        </w:tc>
      </w:tr>
      <w:tr w:rsidR="00F362B3" w:rsidRPr="00287D81" w:rsidTr="00822DDB">
        <w:trPr>
          <w:cantSplit/>
          <w:trHeight w:hRule="exact" w:val="1886"/>
          <w:tblHeader/>
        </w:trPr>
        <w:tc>
          <w:tcPr>
            <w:tcW w:w="31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F362B3" w:rsidRPr="00287D81" w:rsidRDefault="00F362B3" w:rsidP="00822DDB">
            <w:pPr>
              <w:pStyle w:val="Paragraphe"/>
              <w:spacing w:after="0" w:line="240" w:lineRule="auto"/>
              <w:ind w:left="0"/>
              <w:jc w:val="left"/>
              <w:rPr>
                <w:rFonts w:cs="Arial"/>
                <w:iCs/>
                <w:sz w:val="14"/>
                <w:szCs w:val="14"/>
              </w:rPr>
            </w:pPr>
            <w:r w:rsidRPr="00287D81">
              <w:rPr>
                <w:rFonts w:cs="Arial"/>
                <w:iCs/>
                <w:sz w:val="14"/>
                <w:szCs w:val="14"/>
              </w:rPr>
              <w:t>6</w:t>
            </w:r>
          </w:p>
        </w:tc>
        <w:tc>
          <w:tcPr>
            <w:tcW w:w="31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F362B3" w:rsidRPr="00287D81" w:rsidRDefault="00F362B3" w:rsidP="00822DDB">
            <w:pPr>
              <w:pStyle w:val="Paragraphe"/>
              <w:spacing w:after="0" w:line="240" w:lineRule="auto"/>
              <w:ind w:left="0"/>
              <w:jc w:val="left"/>
              <w:rPr>
                <w:rFonts w:cs="Arial"/>
                <w:iCs/>
                <w:sz w:val="14"/>
                <w:szCs w:val="14"/>
              </w:rPr>
            </w:pPr>
            <w:r w:rsidRPr="00287D81">
              <w:rPr>
                <w:rFonts w:cs="Arial"/>
                <w:iCs/>
                <w:sz w:val="14"/>
                <w:szCs w:val="14"/>
              </w:rPr>
              <w:t>R</w:t>
            </w:r>
          </w:p>
        </w:tc>
        <w:tc>
          <w:tcPr>
            <w:tcW w:w="1365"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287D81" w:rsidRDefault="00F362B3" w:rsidP="00822DDB">
            <w:pPr>
              <w:pStyle w:val="Tableentry"/>
              <w:jc w:val="left"/>
              <w:rPr>
                <w:rFonts w:ascii="Arial" w:hAnsi="Arial" w:cs="Arial"/>
              </w:rPr>
            </w:pPr>
            <w:r w:rsidRPr="00287D81">
              <w:rPr>
                <w:rFonts w:ascii="Arial" w:hAnsi="Arial" w:cs="Arial"/>
              </w:rPr>
              <w:t xml:space="preserve">Category </w:t>
            </w:r>
          </w:p>
        </w:tc>
        <w:tc>
          <w:tcPr>
            <w:tcW w:w="1302"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287D81" w:rsidRDefault="00F362B3" w:rsidP="00822DDB">
            <w:pPr>
              <w:pStyle w:val="Tableentry"/>
              <w:jc w:val="left"/>
              <w:rPr>
                <w:rStyle w:val="Hyperlink"/>
                <w:rFonts w:ascii="Arial" w:hAnsi="Arial" w:cs="Arial"/>
              </w:rPr>
            </w:pPr>
            <w:r w:rsidRPr="00287D81">
              <w:rPr>
                <w:rFonts w:ascii="Arial" w:hAnsi="Arial" w:cs="Arial"/>
                <w:noProof/>
              </w:rPr>
              <w:t>skos:Concept</w:t>
            </w:r>
          </w:p>
        </w:tc>
        <w:tc>
          <w:tcPr>
            <w:tcW w:w="180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F362B3" w:rsidRPr="00287D81" w:rsidRDefault="003D1367" w:rsidP="00822DDB">
            <w:pPr>
              <w:pStyle w:val="Tableentry"/>
              <w:jc w:val="left"/>
              <w:rPr>
                <w:rStyle w:val="Hyperlink"/>
                <w:rFonts w:ascii="Arial" w:hAnsi="Arial" w:cs="Arial"/>
              </w:rPr>
            </w:pPr>
            <w:hyperlink r:id="rId24" w:anchor="class-category-and-category-scheme" w:history="1">
              <w:r w:rsidR="00F362B3" w:rsidRPr="00287D81">
                <w:rPr>
                  <w:rStyle w:val="Hyperlink"/>
                  <w:rFonts w:ascii="Arial" w:hAnsi="Arial" w:cs="Arial"/>
                </w:rPr>
                <w:t>http://www.w3.org/TR/2013/WD-vocab-dcat-20130312/#class-category-and-category-scheme</w:t>
              </w:r>
            </w:hyperlink>
          </w:p>
        </w:tc>
        <w:tc>
          <w:tcPr>
            <w:tcW w:w="2206"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287D81" w:rsidRDefault="00F362B3" w:rsidP="00822DDB">
            <w:pPr>
              <w:pStyle w:val="Tableentry"/>
              <w:jc w:val="left"/>
              <w:rPr>
                <w:rFonts w:ascii="Arial" w:hAnsi="Arial" w:cs="Arial"/>
              </w:rPr>
            </w:pPr>
            <w:r w:rsidRPr="00287D81">
              <w:rPr>
                <w:rFonts w:ascii="Arial" w:hAnsi="Arial" w:cs="Arial"/>
              </w:rPr>
              <w:t>A subject of a Dataset.</w:t>
            </w:r>
          </w:p>
        </w:tc>
        <w:tc>
          <w:tcPr>
            <w:tcW w:w="179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22DDB" w:rsidRPr="00287D81" w:rsidRDefault="00822DDB" w:rsidP="00822DDB">
            <w:pPr>
              <w:pStyle w:val="Tableentry"/>
              <w:jc w:val="left"/>
              <w:rPr>
                <w:rFonts w:ascii="Arial" w:hAnsi="Arial" w:cs="Arial"/>
              </w:rPr>
            </w:pPr>
            <w:proofErr w:type="spellStart"/>
            <w:r w:rsidRPr="00287D81">
              <w:rPr>
                <w:rFonts w:ascii="Arial" w:hAnsi="Arial" w:cs="Arial"/>
              </w:rPr>
              <w:t>dcat:theme</w:t>
            </w:r>
            <w:proofErr w:type="spellEnd"/>
            <w:r w:rsidRPr="00287D81">
              <w:rPr>
                <w:rFonts w:ascii="Arial" w:hAnsi="Arial" w:cs="Arial"/>
              </w:rPr>
              <w:t xml:space="preserve"> (Dataset) </w:t>
            </w:r>
          </w:p>
          <w:p w:rsidR="00F362B3" w:rsidRPr="00287D81" w:rsidRDefault="00F362B3" w:rsidP="00822DDB">
            <w:pPr>
              <w:pStyle w:val="Tableentry"/>
              <w:jc w:val="left"/>
              <w:rPr>
                <w:rFonts w:ascii="Arial" w:hAnsi="Arial" w:cs="Arial"/>
              </w:rPr>
            </w:pPr>
          </w:p>
        </w:tc>
      </w:tr>
      <w:tr w:rsidR="00F362B3" w:rsidRPr="00287D81" w:rsidTr="00822DDB">
        <w:trPr>
          <w:cantSplit/>
          <w:trHeight w:hRule="exact" w:val="1518"/>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362B3" w:rsidRPr="00287D81" w:rsidRDefault="00F362B3" w:rsidP="00822DDB">
            <w:pPr>
              <w:pStyle w:val="Paragraphe"/>
              <w:spacing w:after="0" w:line="240" w:lineRule="auto"/>
              <w:ind w:left="0"/>
              <w:jc w:val="left"/>
              <w:rPr>
                <w:rFonts w:cs="Arial"/>
                <w:iCs/>
                <w:sz w:val="14"/>
                <w:szCs w:val="14"/>
              </w:rPr>
            </w:pPr>
            <w:r w:rsidRPr="00287D81">
              <w:rPr>
                <w:rFonts w:cs="Arial"/>
                <w:iCs/>
                <w:sz w:val="14"/>
                <w:szCs w:val="14"/>
              </w:rPr>
              <w:t>7</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362B3" w:rsidRPr="00287D81" w:rsidRDefault="00F362B3" w:rsidP="00822DDB">
            <w:pPr>
              <w:pStyle w:val="Paragraphe"/>
              <w:spacing w:after="0" w:line="240" w:lineRule="auto"/>
              <w:ind w:left="0"/>
              <w:jc w:val="left"/>
              <w:rPr>
                <w:rFonts w:cs="Arial"/>
                <w:iCs/>
                <w:sz w:val="14"/>
                <w:szCs w:val="14"/>
              </w:rPr>
            </w:pPr>
            <w:r w:rsidRPr="00287D81">
              <w:rPr>
                <w:rFonts w:cs="Arial"/>
                <w:iCs/>
                <w:sz w:val="14"/>
                <w:szCs w:val="14"/>
              </w:rPr>
              <w:t>R</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287D81" w:rsidRDefault="00F362B3" w:rsidP="00822DDB">
            <w:pPr>
              <w:pStyle w:val="Tableentry"/>
              <w:jc w:val="left"/>
              <w:rPr>
                <w:rFonts w:ascii="Arial" w:hAnsi="Arial" w:cs="Arial"/>
              </w:rPr>
            </w:pPr>
            <w:r w:rsidRPr="00287D81">
              <w:rPr>
                <w:rFonts w:ascii="Arial" w:hAnsi="Arial" w:cs="Arial"/>
              </w:rPr>
              <w:t>Category scheme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287D81" w:rsidRDefault="00F362B3" w:rsidP="00822DDB">
            <w:pPr>
              <w:pStyle w:val="Tableentry"/>
              <w:jc w:val="left"/>
              <w:rPr>
                <w:rStyle w:val="Hyperlink"/>
                <w:rFonts w:ascii="Arial" w:hAnsi="Arial" w:cs="Arial"/>
              </w:rPr>
            </w:pPr>
            <w:r w:rsidRPr="00287D81">
              <w:rPr>
                <w:rFonts w:ascii="Arial" w:hAnsi="Arial" w:cs="Arial"/>
                <w:noProof/>
              </w:rPr>
              <w:t>skos</w:t>
            </w:r>
            <w:r w:rsidRPr="00287D81">
              <w:rPr>
                <w:rFonts w:ascii="Arial" w:hAnsi="Arial" w:cs="Arial"/>
              </w:rPr>
              <w:t>:</w:t>
            </w:r>
            <w:proofErr w:type="spellStart"/>
            <w:r w:rsidRPr="00287D81">
              <w:rPr>
                <w:rFonts w:ascii="Arial" w:hAnsi="Arial" w:cs="Arial"/>
              </w:rPr>
              <w:t>ConceptScheme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362B3" w:rsidRPr="00287D81" w:rsidRDefault="003D1367" w:rsidP="00822DDB">
            <w:pPr>
              <w:pStyle w:val="Tableentry"/>
              <w:jc w:val="left"/>
              <w:rPr>
                <w:rStyle w:val="Hyperlink"/>
                <w:rFonts w:ascii="Arial" w:hAnsi="Arial" w:cs="Arial"/>
              </w:rPr>
            </w:pPr>
            <w:hyperlink r:id="rId25" w:anchor="class-category-and-category-scheme" w:history="1">
              <w:r w:rsidR="00F362B3" w:rsidRPr="00287D81">
                <w:rPr>
                  <w:rStyle w:val="Hyperlink"/>
                  <w:rFonts w:ascii="Arial" w:hAnsi="Arial" w:cs="Arial"/>
                </w:rPr>
                <w:t>http://www.w3.org/TR/2013/WD-vocab-dcat-20130312/#class-category-and-category-scheme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287D81" w:rsidRDefault="00F362B3" w:rsidP="00822DDB">
            <w:pPr>
              <w:pStyle w:val="Tableentry"/>
              <w:jc w:val="left"/>
              <w:rPr>
                <w:rFonts w:ascii="Arial" w:hAnsi="Arial" w:cs="Arial"/>
              </w:rPr>
            </w:pPr>
            <w:r w:rsidRPr="00287D81">
              <w:rPr>
                <w:rFonts w:ascii="Arial" w:hAnsi="Arial" w:cs="Arial"/>
              </w:rPr>
              <w:t>A concept collection (e.g. controlled vocabulary) in which the Category is defined.</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22DDB" w:rsidRPr="00287D81" w:rsidRDefault="00822DDB" w:rsidP="00822DDB">
            <w:pPr>
              <w:pStyle w:val="Tableentry"/>
              <w:jc w:val="left"/>
              <w:rPr>
                <w:rFonts w:ascii="Arial" w:hAnsi="Arial" w:cs="Arial"/>
              </w:rPr>
            </w:pPr>
            <w:proofErr w:type="spellStart"/>
            <w:r w:rsidRPr="00287D81">
              <w:rPr>
                <w:rFonts w:ascii="Arial" w:hAnsi="Arial" w:cs="Arial"/>
              </w:rPr>
              <w:t>dcat:themeTaxonomy</w:t>
            </w:r>
            <w:proofErr w:type="spellEnd"/>
            <w:r w:rsidRPr="00287D81">
              <w:rPr>
                <w:rFonts w:ascii="Arial" w:hAnsi="Arial" w:cs="Arial"/>
              </w:rPr>
              <w:t xml:space="preserve"> (</w:t>
            </w:r>
            <w:proofErr w:type="spellStart"/>
            <w:r w:rsidRPr="00287D81">
              <w:rPr>
                <w:rFonts w:ascii="Arial" w:hAnsi="Arial" w:cs="Arial"/>
              </w:rPr>
              <w:t>Catalog</w:t>
            </w:r>
            <w:proofErr w:type="spellEnd"/>
            <w:r w:rsidRPr="00287D81">
              <w:rPr>
                <w:rFonts w:ascii="Arial" w:hAnsi="Arial" w:cs="Arial"/>
              </w:rPr>
              <w:t xml:space="preserve">) </w:t>
            </w:r>
          </w:p>
          <w:p w:rsidR="00F362B3" w:rsidRPr="00287D81" w:rsidRDefault="00F362B3" w:rsidP="00822DDB">
            <w:pPr>
              <w:pStyle w:val="Tableentry"/>
              <w:jc w:val="left"/>
              <w:rPr>
                <w:rFonts w:ascii="Arial" w:hAnsi="Arial" w:cs="Arial"/>
              </w:rPr>
            </w:pPr>
          </w:p>
        </w:tc>
      </w:tr>
      <w:tr w:rsidR="00F362B3" w:rsidRPr="00287D81" w:rsidTr="00822DDB">
        <w:trPr>
          <w:cantSplit/>
          <w:trHeight w:hRule="exact" w:val="1224"/>
          <w:tblHeader/>
        </w:trPr>
        <w:tc>
          <w:tcPr>
            <w:tcW w:w="31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F362B3" w:rsidRPr="00287D81" w:rsidRDefault="00F362B3" w:rsidP="00822DDB">
            <w:pPr>
              <w:pStyle w:val="Paragraphe"/>
              <w:spacing w:after="0" w:line="240" w:lineRule="auto"/>
              <w:ind w:left="0"/>
              <w:jc w:val="left"/>
              <w:rPr>
                <w:rFonts w:cs="Arial"/>
                <w:iCs/>
                <w:sz w:val="14"/>
                <w:szCs w:val="14"/>
              </w:rPr>
            </w:pPr>
            <w:r w:rsidRPr="00287D81">
              <w:rPr>
                <w:rFonts w:cs="Arial"/>
                <w:iCs/>
                <w:sz w:val="14"/>
                <w:szCs w:val="14"/>
              </w:rPr>
              <w:t>8</w:t>
            </w:r>
          </w:p>
        </w:tc>
        <w:tc>
          <w:tcPr>
            <w:tcW w:w="31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F362B3" w:rsidRPr="00287D81" w:rsidRDefault="00F362B3" w:rsidP="00822DDB">
            <w:pPr>
              <w:pStyle w:val="Paragraphe"/>
              <w:spacing w:after="0" w:line="240" w:lineRule="auto"/>
              <w:ind w:left="0"/>
              <w:jc w:val="left"/>
              <w:rPr>
                <w:rFonts w:cs="Arial"/>
                <w:iCs/>
                <w:sz w:val="14"/>
                <w:szCs w:val="14"/>
              </w:rPr>
            </w:pPr>
            <w:r w:rsidRPr="00287D81">
              <w:rPr>
                <w:rFonts w:cs="Arial"/>
                <w:iCs/>
                <w:sz w:val="14"/>
                <w:szCs w:val="14"/>
              </w:rPr>
              <w:t>R</w:t>
            </w:r>
          </w:p>
        </w:tc>
        <w:tc>
          <w:tcPr>
            <w:tcW w:w="1365"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F362B3" w:rsidRPr="00287D81" w:rsidRDefault="00F362B3" w:rsidP="00822DDB">
            <w:pPr>
              <w:pStyle w:val="Tableentry"/>
              <w:jc w:val="left"/>
              <w:rPr>
                <w:rFonts w:ascii="Arial" w:hAnsi="Arial" w:cs="Arial"/>
              </w:rPr>
            </w:pPr>
            <w:r w:rsidRPr="00287D81">
              <w:rPr>
                <w:rFonts w:ascii="Arial" w:hAnsi="Arial" w:cs="Arial"/>
              </w:rPr>
              <w:t>Distribution</w:t>
            </w:r>
          </w:p>
        </w:tc>
        <w:tc>
          <w:tcPr>
            <w:tcW w:w="1302"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F362B3" w:rsidRPr="00287D81" w:rsidRDefault="00F362B3" w:rsidP="00822DDB">
            <w:pPr>
              <w:pStyle w:val="Tableentry"/>
              <w:jc w:val="left"/>
              <w:rPr>
                <w:rFonts w:ascii="Arial" w:hAnsi="Arial" w:cs="Arial"/>
              </w:rPr>
            </w:pPr>
            <w:r w:rsidRPr="00287D81">
              <w:rPr>
                <w:rFonts w:ascii="Arial" w:hAnsi="Arial" w:cs="Arial"/>
                <w:noProof/>
              </w:rPr>
              <w:t>dcat:Distribution</w:t>
            </w:r>
          </w:p>
        </w:tc>
        <w:tc>
          <w:tcPr>
            <w:tcW w:w="180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F362B3" w:rsidRPr="00287D81" w:rsidRDefault="003D1367" w:rsidP="00822DDB">
            <w:pPr>
              <w:pStyle w:val="Tableentry"/>
              <w:jc w:val="left"/>
              <w:rPr>
                <w:rFonts w:ascii="Arial" w:hAnsi="Arial" w:cs="Arial"/>
              </w:rPr>
            </w:pPr>
            <w:hyperlink r:id="rId26" w:anchor="class-distribution" w:history="1">
              <w:r w:rsidR="00F362B3" w:rsidRPr="00287D81">
                <w:rPr>
                  <w:rStyle w:val="Hyperlink"/>
                  <w:rFonts w:ascii="Arial" w:hAnsi="Arial" w:cs="Arial"/>
                </w:rPr>
                <w:t>http://www.w3.org/TR/2013/WD-vocab-dcat-20130312/#class-distribution</w:t>
              </w:r>
            </w:hyperlink>
          </w:p>
        </w:tc>
        <w:tc>
          <w:tcPr>
            <w:tcW w:w="2206"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F362B3" w:rsidRPr="00287D81" w:rsidRDefault="00F362B3" w:rsidP="00822DDB">
            <w:pPr>
              <w:pStyle w:val="Tableentry"/>
              <w:jc w:val="left"/>
              <w:rPr>
                <w:rFonts w:ascii="Arial" w:hAnsi="Arial" w:cs="Arial"/>
              </w:rPr>
            </w:pPr>
            <w:r w:rsidRPr="00287D81">
              <w:rPr>
                <w:rFonts w:ascii="Arial" w:hAnsi="Arial" w:cs="Arial"/>
              </w:rPr>
              <w:t>A physical embodiment of the Dataset in a particular format.</w:t>
            </w:r>
          </w:p>
        </w:tc>
        <w:tc>
          <w:tcPr>
            <w:tcW w:w="179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22DDB" w:rsidRPr="00287D81" w:rsidRDefault="00822DDB" w:rsidP="00822DDB">
            <w:pPr>
              <w:pStyle w:val="Tableentry"/>
              <w:jc w:val="left"/>
              <w:rPr>
                <w:rFonts w:ascii="Arial" w:hAnsi="Arial" w:cs="Arial"/>
              </w:rPr>
            </w:pPr>
            <w:proofErr w:type="spellStart"/>
            <w:r w:rsidRPr="00287D81">
              <w:rPr>
                <w:rFonts w:ascii="Arial" w:hAnsi="Arial" w:cs="Arial"/>
              </w:rPr>
              <w:t>dcat:distribution</w:t>
            </w:r>
            <w:proofErr w:type="spellEnd"/>
            <w:r w:rsidRPr="00287D81">
              <w:rPr>
                <w:rFonts w:ascii="Arial" w:hAnsi="Arial" w:cs="Arial"/>
              </w:rPr>
              <w:t xml:space="preserve">, </w:t>
            </w:r>
            <w:proofErr w:type="spellStart"/>
            <w:r w:rsidRPr="00287D81">
              <w:rPr>
                <w:rFonts w:ascii="Arial" w:hAnsi="Arial" w:cs="Arial"/>
              </w:rPr>
              <w:t>adms:sample</w:t>
            </w:r>
            <w:proofErr w:type="spellEnd"/>
            <w:r w:rsidRPr="00287D81">
              <w:rPr>
                <w:rFonts w:ascii="Arial" w:hAnsi="Arial" w:cs="Arial"/>
              </w:rPr>
              <w:t xml:space="preserve"> (Dataset) </w:t>
            </w:r>
          </w:p>
          <w:p w:rsidR="00F362B3" w:rsidRPr="00287D81" w:rsidRDefault="00F362B3" w:rsidP="00822DDB">
            <w:pPr>
              <w:pStyle w:val="Tableentry"/>
              <w:jc w:val="left"/>
              <w:rPr>
                <w:rFonts w:ascii="Arial" w:hAnsi="Arial" w:cs="Arial"/>
              </w:rPr>
            </w:pPr>
          </w:p>
        </w:tc>
      </w:tr>
      <w:tr w:rsidR="00F362B3" w:rsidRPr="00287D81" w:rsidTr="00822DDB">
        <w:trPr>
          <w:cantSplit/>
          <w:trHeight w:hRule="exact" w:val="819"/>
          <w:tblHeader/>
        </w:trPr>
        <w:tc>
          <w:tcPr>
            <w:tcW w:w="314"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F362B3" w:rsidRPr="00287D81" w:rsidRDefault="00F362B3" w:rsidP="00822DDB">
            <w:pPr>
              <w:pStyle w:val="Paragraphe"/>
              <w:spacing w:after="0" w:line="240" w:lineRule="auto"/>
              <w:ind w:left="0"/>
              <w:jc w:val="left"/>
              <w:rPr>
                <w:rFonts w:cs="Arial"/>
                <w:iCs/>
                <w:sz w:val="14"/>
                <w:szCs w:val="14"/>
              </w:rPr>
            </w:pPr>
            <w:r w:rsidRPr="00287D81">
              <w:rPr>
                <w:rFonts w:cs="Arial"/>
                <w:iCs/>
                <w:sz w:val="14"/>
                <w:szCs w:val="14"/>
              </w:rPr>
              <w:lastRenderedPageBreak/>
              <w:t>9</w:t>
            </w:r>
          </w:p>
        </w:tc>
        <w:tc>
          <w:tcPr>
            <w:tcW w:w="31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F362B3" w:rsidRPr="00287D81" w:rsidRDefault="00F362B3" w:rsidP="00822DDB">
            <w:pPr>
              <w:pStyle w:val="Paragraphe"/>
              <w:spacing w:after="0" w:line="240" w:lineRule="auto"/>
              <w:ind w:left="0"/>
              <w:jc w:val="left"/>
              <w:rPr>
                <w:rFonts w:cs="Arial"/>
                <w:iCs/>
                <w:sz w:val="14"/>
                <w:szCs w:val="14"/>
              </w:rPr>
            </w:pPr>
            <w:r w:rsidRPr="00287D81">
              <w:rPr>
                <w:rFonts w:cs="Arial"/>
                <w:iCs/>
                <w:sz w:val="14"/>
                <w:szCs w:val="14"/>
              </w:rPr>
              <w:t>R</w:t>
            </w:r>
          </w:p>
        </w:tc>
        <w:tc>
          <w:tcPr>
            <w:tcW w:w="1365"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287D81" w:rsidRDefault="00F362B3" w:rsidP="00822DDB">
            <w:pPr>
              <w:pStyle w:val="Tableentry"/>
              <w:jc w:val="left"/>
              <w:rPr>
                <w:rFonts w:ascii="Arial" w:hAnsi="Arial" w:cs="Arial"/>
              </w:rPr>
            </w:pPr>
            <w:r w:rsidRPr="00287D81">
              <w:rPr>
                <w:rFonts w:ascii="Arial" w:hAnsi="Arial" w:cs="Arial"/>
              </w:rPr>
              <w:t>Licence document</w:t>
            </w:r>
          </w:p>
        </w:tc>
        <w:tc>
          <w:tcPr>
            <w:tcW w:w="1302"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287D81" w:rsidRDefault="00F362B3" w:rsidP="00822DDB">
            <w:pPr>
              <w:pStyle w:val="Tableentry"/>
              <w:jc w:val="left"/>
              <w:rPr>
                <w:rFonts w:ascii="Arial" w:hAnsi="Arial" w:cs="Arial"/>
              </w:rPr>
            </w:pPr>
            <w:r w:rsidRPr="00287D81">
              <w:rPr>
                <w:rFonts w:ascii="Arial" w:hAnsi="Arial" w:cs="Arial"/>
                <w:noProof/>
              </w:rPr>
              <w:t>dct</w:t>
            </w:r>
            <w:r w:rsidRPr="00287D81">
              <w:rPr>
                <w:rFonts w:ascii="Arial" w:hAnsi="Arial" w:cs="Arial"/>
              </w:rPr>
              <w:t>:</w:t>
            </w:r>
            <w:proofErr w:type="spellStart"/>
            <w:r w:rsidRPr="00287D81">
              <w:rPr>
                <w:rFonts w:ascii="Arial" w:hAnsi="Arial" w:cs="Arial"/>
              </w:rPr>
              <w:t>LicenseDocument</w:t>
            </w:r>
            <w:proofErr w:type="spellEnd"/>
          </w:p>
        </w:tc>
        <w:tc>
          <w:tcPr>
            <w:tcW w:w="180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F362B3" w:rsidRPr="00287D81" w:rsidRDefault="003D1367" w:rsidP="00822DDB">
            <w:pPr>
              <w:pStyle w:val="Tableentry"/>
              <w:jc w:val="left"/>
              <w:rPr>
                <w:rFonts w:ascii="Arial" w:hAnsi="Arial" w:cs="Arial"/>
              </w:rPr>
            </w:pPr>
            <w:hyperlink r:id="rId27" w:anchor="LicenseDocument" w:history="1">
              <w:r w:rsidR="00F362B3" w:rsidRPr="00287D81">
                <w:rPr>
                  <w:rStyle w:val="Hyperlink"/>
                  <w:rFonts w:ascii="Arial" w:hAnsi="Arial" w:cs="Arial"/>
                </w:rPr>
                <w:t>http://dublincore.org/documents/2012/06/14/dcmi-terms/?v=terms#LicenseDocument</w:t>
              </w:r>
            </w:hyperlink>
          </w:p>
        </w:tc>
        <w:tc>
          <w:tcPr>
            <w:tcW w:w="2206"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287D81" w:rsidRDefault="00F362B3" w:rsidP="00822DDB">
            <w:pPr>
              <w:pStyle w:val="Tableentry"/>
              <w:jc w:val="left"/>
              <w:rPr>
                <w:rFonts w:ascii="Arial" w:hAnsi="Arial" w:cs="Arial"/>
              </w:rPr>
            </w:pPr>
            <w:r w:rsidRPr="00287D81">
              <w:rPr>
                <w:rFonts w:ascii="Arial" w:hAnsi="Arial" w:cs="Arial"/>
              </w:rPr>
              <w:t>A legal document giving official permission to do something with a resource.</w:t>
            </w:r>
          </w:p>
        </w:tc>
        <w:tc>
          <w:tcPr>
            <w:tcW w:w="179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22DDB" w:rsidRPr="00287D81" w:rsidRDefault="00822DDB" w:rsidP="00822DDB">
            <w:pPr>
              <w:pStyle w:val="Tableentry"/>
              <w:jc w:val="left"/>
              <w:rPr>
                <w:rFonts w:ascii="Arial" w:hAnsi="Arial" w:cs="Arial"/>
              </w:rPr>
            </w:pPr>
            <w:proofErr w:type="spellStart"/>
            <w:r w:rsidRPr="00287D81">
              <w:rPr>
                <w:rFonts w:ascii="Arial" w:hAnsi="Arial" w:cs="Arial"/>
              </w:rPr>
              <w:t>dct:license</w:t>
            </w:r>
            <w:proofErr w:type="spellEnd"/>
            <w:r w:rsidRPr="00287D81">
              <w:rPr>
                <w:rFonts w:ascii="Arial" w:hAnsi="Arial" w:cs="Arial"/>
              </w:rPr>
              <w:t xml:space="preserve"> (Distribution) </w:t>
            </w:r>
          </w:p>
          <w:p w:rsidR="00F362B3" w:rsidRPr="00287D81" w:rsidRDefault="00F362B3" w:rsidP="00822DDB">
            <w:pPr>
              <w:pStyle w:val="Tableentry"/>
              <w:jc w:val="left"/>
              <w:rPr>
                <w:rFonts w:ascii="Arial" w:hAnsi="Arial" w:cs="Arial"/>
              </w:rPr>
            </w:pPr>
          </w:p>
        </w:tc>
      </w:tr>
    </w:tbl>
    <w:p w:rsidR="00E60ED8" w:rsidRDefault="00E60ED8" w:rsidP="00AF1BAD">
      <w:pPr>
        <w:pStyle w:val="Paragraphe"/>
        <w:rPr>
          <w:lang w:val="nl-NL"/>
        </w:rPr>
      </w:pPr>
    </w:p>
    <w:p w:rsidR="00141F5D" w:rsidRDefault="00141F5D">
      <w:pPr>
        <w:rPr>
          <w:rFonts w:ascii="Arial" w:hAnsi="Arial"/>
          <w:b/>
          <w:bCs/>
          <w:color w:val="777777"/>
          <w:lang w:val="en-GB" w:eastAsia="fr-FR"/>
        </w:rPr>
      </w:pPr>
    </w:p>
    <w:p w:rsidR="00E60ED8" w:rsidRDefault="00244572" w:rsidP="003E50F7">
      <w:pPr>
        <w:pStyle w:val="berschrift2"/>
        <w:tabs>
          <w:tab w:val="clear" w:pos="576"/>
        </w:tabs>
        <w:ind w:left="2552" w:hanging="567"/>
        <w:jc w:val="left"/>
      </w:pPr>
      <w:bookmarkStart w:id="288" w:name="_Toc37349946"/>
      <w:r>
        <w:t>Optional</w:t>
      </w:r>
      <w:r w:rsidR="00E60ED8">
        <w:t xml:space="preserve"> Classes</w:t>
      </w:r>
      <w:bookmarkEnd w:id="288"/>
    </w:p>
    <w:tbl>
      <w:tblPr>
        <w:tblW w:w="9100" w:type="dxa"/>
        <w:tblInd w:w="1021" w:type="dxa"/>
        <w:tblLayout w:type="fixed"/>
        <w:tblCellMar>
          <w:top w:w="28" w:type="dxa"/>
          <w:left w:w="28" w:type="dxa"/>
          <w:right w:w="28" w:type="dxa"/>
        </w:tblCellMar>
        <w:tblLook w:val="04A0"/>
      </w:tblPr>
      <w:tblGrid>
        <w:gridCol w:w="314"/>
        <w:gridCol w:w="316"/>
        <w:gridCol w:w="1365"/>
        <w:gridCol w:w="1302"/>
        <w:gridCol w:w="1806"/>
        <w:gridCol w:w="2206"/>
        <w:gridCol w:w="1791"/>
      </w:tblGrid>
      <w:tr w:rsidR="00E60ED8" w:rsidRPr="00287D81" w:rsidTr="008E6AA8">
        <w:trPr>
          <w:cantSplit/>
          <w:trHeight w:hRule="exact" w:val="1134"/>
          <w:tblHeader/>
        </w:trPr>
        <w:tc>
          <w:tcPr>
            <w:tcW w:w="314"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60ED8" w:rsidRPr="00287D81" w:rsidRDefault="00E60ED8" w:rsidP="008E6AA8">
            <w:pPr>
              <w:pStyle w:val="Paragraphe"/>
              <w:spacing w:after="0" w:line="240" w:lineRule="auto"/>
              <w:ind w:left="0"/>
              <w:jc w:val="left"/>
              <w:rPr>
                <w:rFonts w:cs="Arial"/>
                <w:b/>
                <w:bCs/>
                <w:sz w:val="16"/>
                <w:szCs w:val="16"/>
              </w:rPr>
            </w:pPr>
            <w:r w:rsidRPr="00287D81">
              <w:rPr>
                <w:rFonts w:cs="Arial"/>
                <w:b/>
                <w:bCs/>
                <w:sz w:val="16"/>
                <w:szCs w:val="16"/>
              </w:rPr>
              <w:t>No.</w:t>
            </w:r>
          </w:p>
        </w:tc>
        <w:tc>
          <w:tcPr>
            <w:tcW w:w="31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E60ED8" w:rsidRPr="00287D81" w:rsidRDefault="00E60ED8" w:rsidP="008E6AA8">
            <w:pPr>
              <w:pStyle w:val="Paragraphe"/>
              <w:spacing w:after="0" w:line="240" w:lineRule="auto"/>
              <w:ind w:left="113" w:right="113"/>
              <w:jc w:val="left"/>
              <w:rPr>
                <w:rFonts w:cs="Arial"/>
                <w:b/>
                <w:bCs/>
                <w:sz w:val="16"/>
                <w:szCs w:val="16"/>
              </w:rPr>
            </w:pPr>
            <w:r w:rsidRPr="00287D81">
              <w:rPr>
                <w:rFonts w:cs="Arial"/>
                <w:b/>
                <w:bCs/>
                <w:sz w:val="16"/>
                <w:szCs w:val="16"/>
              </w:rPr>
              <w:t>Obligation</w:t>
            </w:r>
          </w:p>
        </w:tc>
        <w:tc>
          <w:tcPr>
            <w:tcW w:w="136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60ED8" w:rsidRPr="00287D81" w:rsidRDefault="00E60ED8" w:rsidP="008E6AA8">
            <w:pPr>
              <w:pStyle w:val="Paragraphe"/>
              <w:spacing w:after="0" w:line="240" w:lineRule="auto"/>
              <w:ind w:left="0"/>
              <w:jc w:val="left"/>
              <w:rPr>
                <w:rFonts w:cs="Arial"/>
                <w:sz w:val="16"/>
                <w:szCs w:val="16"/>
              </w:rPr>
            </w:pPr>
            <w:r w:rsidRPr="00287D81">
              <w:rPr>
                <w:rFonts w:cs="Arial"/>
                <w:b/>
                <w:bCs/>
                <w:sz w:val="16"/>
                <w:szCs w:val="16"/>
              </w:rPr>
              <w:t>Class Name</w:t>
            </w:r>
            <w:r w:rsidRPr="00287D81">
              <w:rPr>
                <w:rFonts w:cs="Arial"/>
                <w:sz w:val="16"/>
                <w:szCs w:val="16"/>
              </w:rPr>
              <w:t xml:space="preserve"> </w:t>
            </w:r>
          </w:p>
        </w:tc>
        <w:tc>
          <w:tcPr>
            <w:tcW w:w="1302"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60ED8" w:rsidRPr="00287D81" w:rsidRDefault="00E60ED8" w:rsidP="008E6AA8">
            <w:pPr>
              <w:pStyle w:val="Paragraphe"/>
              <w:spacing w:after="0" w:line="240" w:lineRule="auto"/>
              <w:ind w:left="0"/>
              <w:jc w:val="left"/>
              <w:rPr>
                <w:rFonts w:cs="Arial"/>
                <w:sz w:val="16"/>
                <w:szCs w:val="16"/>
              </w:rPr>
            </w:pPr>
            <w:r w:rsidRPr="00287D81">
              <w:rPr>
                <w:rFonts w:cs="Arial"/>
                <w:b/>
                <w:bCs/>
                <w:sz w:val="16"/>
                <w:szCs w:val="16"/>
              </w:rPr>
              <w:t>URI</w:t>
            </w:r>
            <w:r w:rsidRPr="00287D81">
              <w:rPr>
                <w:rFonts w:cs="Arial"/>
                <w:sz w:val="16"/>
                <w:szCs w:val="16"/>
              </w:rPr>
              <w:t xml:space="preserve"> </w:t>
            </w:r>
          </w:p>
        </w:tc>
        <w:tc>
          <w:tcPr>
            <w:tcW w:w="180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60ED8" w:rsidRPr="00287D81" w:rsidRDefault="00E60ED8" w:rsidP="008E6AA8">
            <w:pPr>
              <w:pStyle w:val="Paragraphe"/>
              <w:spacing w:after="0" w:line="240" w:lineRule="auto"/>
              <w:ind w:left="0"/>
              <w:jc w:val="left"/>
              <w:rPr>
                <w:rFonts w:cs="Arial"/>
                <w:b/>
                <w:bCs/>
                <w:sz w:val="16"/>
                <w:szCs w:val="16"/>
              </w:rPr>
            </w:pPr>
            <w:r w:rsidRPr="00287D81">
              <w:rPr>
                <w:rFonts w:cs="Arial"/>
                <w:b/>
                <w:bCs/>
                <w:sz w:val="16"/>
                <w:szCs w:val="16"/>
              </w:rPr>
              <w:t>Reference / Type / Range</w:t>
            </w:r>
          </w:p>
        </w:tc>
        <w:tc>
          <w:tcPr>
            <w:tcW w:w="2206"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60ED8" w:rsidRPr="00287D81" w:rsidRDefault="00E60ED8" w:rsidP="008E6AA8">
            <w:pPr>
              <w:pStyle w:val="Paragraphe"/>
              <w:spacing w:after="0" w:line="240" w:lineRule="auto"/>
              <w:ind w:left="0"/>
              <w:jc w:val="left"/>
              <w:rPr>
                <w:rFonts w:cs="Arial"/>
                <w:sz w:val="16"/>
                <w:szCs w:val="16"/>
              </w:rPr>
            </w:pPr>
            <w:r w:rsidRPr="00287D81">
              <w:rPr>
                <w:rFonts w:cs="Arial"/>
                <w:b/>
                <w:bCs/>
                <w:sz w:val="16"/>
                <w:szCs w:val="16"/>
              </w:rPr>
              <w:t>Usage Note</w:t>
            </w:r>
          </w:p>
        </w:tc>
        <w:tc>
          <w:tcPr>
            <w:tcW w:w="179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60ED8" w:rsidRPr="00287D81" w:rsidRDefault="00E60ED8" w:rsidP="008E6AA8">
            <w:pPr>
              <w:pStyle w:val="Paragraphe"/>
              <w:spacing w:after="0" w:line="240" w:lineRule="auto"/>
              <w:ind w:left="67"/>
              <w:jc w:val="left"/>
              <w:rPr>
                <w:rFonts w:cs="Arial"/>
                <w:b/>
                <w:bCs/>
                <w:sz w:val="16"/>
                <w:szCs w:val="16"/>
              </w:rPr>
            </w:pPr>
            <w:r w:rsidRPr="00287D81">
              <w:rPr>
                <w:rFonts w:cs="Arial"/>
                <w:b/>
                <w:bCs/>
                <w:sz w:val="16"/>
                <w:szCs w:val="16"/>
              </w:rPr>
              <w:t>Domain</w:t>
            </w:r>
          </w:p>
        </w:tc>
      </w:tr>
      <w:tr w:rsidR="00A507A5" w:rsidRPr="00287D81" w:rsidTr="003942BB">
        <w:trPr>
          <w:cantSplit/>
          <w:trHeight w:hRule="exact" w:val="1886"/>
          <w:tblHeader/>
        </w:trPr>
        <w:tc>
          <w:tcPr>
            <w:tcW w:w="31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10</w:t>
            </w:r>
          </w:p>
        </w:tc>
        <w:tc>
          <w:tcPr>
            <w:tcW w:w="31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O</w:t>
            </w:r>
          </w:p>
        </w:tc>
        <w:tc>
          <w:tcPr>
            <w:tcW w:w="1365"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Catalogue Record</w:t>
            </w:r>
          </w:p>
        </w:tc>
        <w:tc>
          <w:tcPr>
            <w:tcW w:w="1302"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proofErr w:type="spellStart"/>
            <w:r w:rsidRPr="00287D81">
              <w:rPr>
                <w:rFonts w:ascii="Arial" w:hAnsi="Arial" w:cs="Arial"/>
              </w:rPr>
              <w:t>dcat:CatalogRecord</w:t>
            </w:r>
            <w:proofErr w:type="spellEnd"/>
          </w:p>
        </w:tc>
        <w:tc>
          <w:tcPr>
            <w:tcW w:w="180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28" w:anchor="class-catalog-record" w:history="1">
              <w:r w:rsidR="00A507A5" w:rsidRPr="00287D81">
                <w:rPr>
                  <w:rStyle w:val="Hyperlink"/>
                  <w:rFonts w:ascii="Arial" w:hAnsi="Arial" w:cs="Arial"/>
                </w:rPr>
                <w:t>http://www.w3.org/TR/2013/WD-vocab-dcat-20130312/#class-catalog-record</w:t>
              </w:r>
            </w:hyperlink>
          </w:p>
        </w:tc>
        <w:tc>
          <w:tcPr>
            <w:tcW w:w="2206"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 xml:space="preserve">A description of a Dataset’s entry in the Catalogue. </w:t>
            </w:r>
          </w:p>
        </w:tc>
        <w:tc>
          <w:tcPr>
            <w:tcW w:w="179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Tableentry"/>
              <w:jc w:val="left"/>
              <w:rPr>
                <w:rFonts w:ascii="Arial" w:hAnsi="Arial" w:cs="Arial"/>
                <w:noProof/>
              </w:rPr>
            </w:pPr>
            <w:r w:rsidRPr="00287D81">
              <w:rPr>
                <w:rFonts w:ascii="Arial" w:hAnsi="Arial" w:cs="Arial"/>
                <w:noProof/>
              </w:rPr>
              <w:t xml:space="preserve">dcat:record (Catalog) </w:t>
            </w:r>
          </w:p>
          <w:p w:rsidR="00A507A5" w:rsidRPr="00287D81" w:rsidRDefault="00A507A5" w:rsidP="003942BB">
            <w:pPr>
              <w:pStyle w:val="Tableentry"/>
              <w:jc w:val="left"/>
              <w:rPr>
                <w:rFonts w:ascii="Arial" w:hAnsi="Arial" w:cs="Arial"/>
                <w:noProof/>
              </w:rPr>
            </w:pPr>
          </w:p>
        </w:tc>
      </w:tr>
      <w:tr w:rsidR="00A507A5" w:rsidRPr="00287D81" w:rsidTr="003942BB">
        <w:trPr>
          <w:cantSplit/>
          <w:trHeight w:hRule="exact" w:val="1518"/>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11</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Data Service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proofErr w:type="spellStart"/>
            <w:r w:rsidRPr="00287D81">
              <w:rPr>
                <w:rFonts w:ascii="Arial" w:hAnsi="Arial" w:cs="Arial"/>
              </w:rPr>
              <w:t>dcat:DataService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29" w:history="1">
              <w:r w:rsidR="00A507A5" w:rsidRPr="00287D81">
                <w:rPr>
                  <w:rStyle w:val="Hyperlink"/>
                  <w:rFonts w:ascii="Arial" w:hAnsi="Arial" w:cs="Arial"/>
                </w:rPr>
                <w:t>https://www.w3.org/TR/vocab-dcat-2/#Class:Data_Service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 collection of operations that provides access to one or more datasets or data processing functions.</w:t>
            </w:r>
          </w:p>
          <w:p w:rsidR="00A507A5" w:rsidRPr="00287D81" w:rsidRDefault="00A507A5" w:rsidP="003942BB">
            <w:pPr>
              <w:pStyle w:val="Tableentry"/>
              <w:jc w:val="left"/>
              <w:rPr>
                <w:rFonts w:ascii="Arial" w:hAnsi="Arial" w:cs="Arial"/>
              </w:rPr>
            </w:pP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Tableentry"/>
              <w:jc w:val="left"/>
              <w:rPr>
                <w:rFonts w:ascii="Arial" w:hAnsi="Arial" w:cs="Arial"/>
                <w:noProof/>
              </w:rPr>
            </w:pPr>
            <w:r w:rsidRPr="00287D81">
              <w:rPr>
                <w:rFonts w:ascii="Arial" w:hAnsi="Arial" w:cs="Arial"/>
                <w:noProof/>
              </w:rPr>
              <w:t xml:space="preserve">dcat:service(Catalog) </w:t>
            </w:r>
          </w:p>
          <w:p w:rsidR="00A507A5" w:rsidRPr="00287D81" w:rsidRDefault="00A507A5" w:rsidP="003942BB">
            <w:pPr>
              <w:pStyle w:val="Tableentry"/>
              <w:jc w:val="left"/>
              <w:rPr>
                <w:rFonts w:ascii="Arial" w:hAnsi="Arial" w:cs="Arial"/>
                <w:noProof/>
              </w:rPr>
            </w:pPr>
          </w:p>
        </w:tc>
      </w:tr>
      <w:tr w:rsidR="00A507A5" w:rsidRPr="00287D81" w:rsidTr="003942BB">
        <w:trPr>
          <w:cantSplit/>
          <w:trHeight w:hRule="exact" w:val="1762"/>
          <w:tblHeader/>
        </w:trPr>
        <w:tc>
          <w:tcPr>
            <w:tcW w:w="31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12</w:t>
            </w:r>
          </w:p>
        </w:tc>
        <w:tc>
          <w:tcPr>
            <w:tcW w:w="31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Checksum</w:t>
            </w:r>
          </w:p>
        </w:tc>
        <w:tc>
          <w:tcPr>
            <w:tcW w:w="1302"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noProof/>
              </w:rPr>
              <w:t>spdx</w:t>
            </w:r>
            <w:r w:rsidRPr="00287D81">
              <w:rPr>
                <w:rFonts w:ascii="Arial" w:hAnsi="Arial" w:cs="Arial"/>
              </w:rPr>
              <w:t>:Checksum</w:t>
            </w:r>
          </w:p>
        </w:tc>
        <w:tc>
          <w:tcPr>
            <w:tcW w:w="180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30" w:anchor="Checksum" w:history="1">
              <w:r w:rsidR="00A507A5" w:rsidRPr="00287D81">
                <w:rPr>
                  <w:rStyle w:val="Hyperlink"/>
                  <w:rFonts w:ascii="Arial" w:hAnsi="Arial" w:cs="Arial"/>
                </w:rPr>
                <w:t>http://spdx.org/rdf/terms#Checksum</w:t>
              </w:r>
            </w:hyperlink>
          </w:p>
          <w:p w:rsidR="00A507A5" w:rsidRPr="00287D81" w:rsidRDefault="00A507A5" w:rsidP="003942BB">
            <w:pPr>
              <w:pStyle w:val="Tableentry"/>
              <w:jc w:val="left"/>
              <w:rPr>
                <w:rFonts w:ascii="Arial" w:hAnsi="Arial" w:cs="Arial"/>
              </w:rPr>
            </w:pPr>
          </w:p>
        </w:tc>
        <w:tc>
          <w:tcPr>
            <w:tcW w:w="2206"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 value that allows the contents of a file to be authenticated. This class allows the results of a variety of checksum and cryptographic message digest algorithms to be represented.</w:t>
            </w:r>
          </w:p>
        </w:tc>
        <w:tc>
          <w:tcPr>
            <w:tcW w:w="179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A507A5" w:rsidRPr="00287D81" w:rsidRDefault="00A507A5" w:rsidP="003942BB">
            <w:pPr>
              <w:pStyle w:val="Tableentry"/>
              <w:jc w:val="left"/>
              <w:rPr>
                <w:rFonts w:ascii="Arial" w:hAnsi="Arial" w:cs="Arial"/>
                <w:noProof/>
              </w:rPr>
            </w:pPr>
            <w:r w:rsidRPr="00287D81">
              <w:rPr>
                <w:rFonts w:ascii="Arial" w:hAnsi="Arial" w:cs="Arial"/>
                <w:noProof/>
              </w:rPr>
              <w:t xml:space="preserve">spdx:checksum (Distribution) </w:t>
            </w:r>
          </w:p>
          <w:p w:rsidR="00A507A5" w:rsidRPr="00287D81" w:rsidRDefault="00A507A5" w:rsidP="003942BB">
            <w:pPr>
              <w:pStyle w:val="Tableentry"/>
              <w:jc w:val="left"/>
              <w:rPr>
                <w:rFonts w:ascii="Arial" w:hAnsi="Arial" w:cs="Arial"/>
                <w:noProof/>
              </w:rPr>
            </w:pPr>
          </w:p>
        </w:tc>
      </w:tr>
      <w:tr w:rsidR="00A507A5" w:rsidRPr="00287D81" w:rsidTr="003942BB">
        <w:trPr>
          <w:cantSplit/>
          <w:trHeight w:hRule="exact" w:val="1759"/>
          <w:tblHeader/>
        </w:trPr>
        <w:tc>
          <w:tcPr>
            <w:tcW w:w="314"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13</w:t>
            </w:r>
          </w:p>
        </w:tc>
        <w:tc>
          <w:tcPr>
            <w:tcW w:w="31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Document</w:t>
            </w:r>
          </w:p>
        </w:tc>
        <w:tc>
          <w:tcPr>
            <w:tcW w:w="1302"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proofErr w:type="spellStart"/>
            <w:r w:rsidRPr="00287D81">
              <w:rPr>
                <w:rFonts w:ascii="Arial" w:hAnsi="Arial" w:cs="Arial"/>
              </w:rPr>
              <w:t>foaf</w:t>
            </w:r>
            <w:r w:rsidRPr="00287D81">
              <w:rPr>
                <w:rFonts w:ascii="Arial" w:hAnsi="Arial" w:cs="Arial"/>
                <w:noProof/>
              </w:rPr>
              <w:t>:Document</w:t>
            </w:r>
            <w:proofErr w:type="spellEnd"/>
          </w:p>
        </w:tc>
        <w:tc>
          <w:tcPr>
            <w:tcW w:w="180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31" w:anchor="term_Document" w:history="1">
              <w:r w:rsidR="00A507A5" w:rsidRPr="00287D81">
                <w:rPr>
                  <w:rStyle w:val="Hyperlink"/>
                  <w:rFonts w:ascii="Arial" w:hAnsi="Arial" w:cs="Arial"/>
                </w:rPr>
                <w:t>http://xmlns.com/foaf/spec/#term_Document</w:t>
              </w:r>
            </w:hyperlink>
          </w:p>
        </w:tc>
        <w:tc>
          <w:tcPr>
            <w:tcW w:w="2206"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 textual resource intended for human consumption that contains information, e.g. a web page about a Dataset.</w:t>
            </w:r>
          </w:p>
        </w:tc>
        <w:tc>
          <w:tcPr>
            <w:tcW w:w="179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Tableentry"/>
              <w:jc w:val="left"/>
              <w:rPr>
                <w:rFonts w:ascii="Arial" w:hAnsi="Arial" w:cs="Arial"/>
                <w:noProof/>
                <w:lang w:val="fr-FR"/>
              </w:rPr>
            </w:pPr>
            <w:r w:rsidRPr="00287D81">
              <w:rPr>
                <w:rFonts w:ascii="Arial" w:hAnsi="Arial" w:cs="Arial"/>
                <w:noProof/>
                <w:lang w:val="fr-FR"/>
              </w:rPr>
              <w:t xml:space="preserve">foaf:page (Distribution), dcat:landingPage (Dataset), foaf:page (Catalog) </w:t>
            </w:r>
          </w:p>
          <w:p w:rsidR="00A507A5" w:rsidRPr="00287D81" w:rsidRDefault="00A507A5" w:rsidP="003942BB">
            <w:pPr>
              <w:pStyle w:val="Tableentry"/>
              <w:jc w:val="left"/>
              <w:rPr>
                <w:rFonts w:ascii="Arial" w:hAnsi="Arial" w:cs="Arial"/>
                <w:noProof/>
                <w:lang w:val="fr-FR"/>
              </w:rPr>
            </w:pPr>
          </w:p>
        </w:tc>
      </w:tr>
      <w:tr w:rsidR="00A507A5" w:rsidRPr="00287D8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lastRenderedPageBreak/>
              <w:t>14</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Frequency</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noProof/>
              </w:rPr>
              <w:t>dct:Frequency</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32" w:anchor="terms-Frequency" w:history="1">
              <w:r w:rsidR="00A507A5" w:rsidRPr="00287D81">
                <w:rPr>
                  <w:rStyle w:val="Hyperlink"/>
                  <w:rFonts w:ascii="Arial" w:hAnsi="Arial" w:cs="Arial"/>
                </w:rPr>
                <w:t>http://dublincore.org/documents/dcmi-terms/#terms-Frequency</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 rate at which something recurs, e.g. the publication of a Dataset.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Tableentry"/>
              <w:jc w:val="left"/>
              <w:rPr>
                <w:rFonts w:ascii="Arial" w:hAnsi="Arial" w:cs="Arial"/>
                <w:noProof/>
              </w:rPr>
            </w:pPr>
            <w:r w:rsidRPr="00287D81">
              <w:rPr>
                <w:rFonts w:ascii="Arial" w:hAnsi="Arial" w:cs="Arial"/>
                <w:noProof/>
              </w:rPr>
              <w:t xml:space="preserve">dct:accrualPeriodicity (Dataset) </w:t>
            </w:r>
          </w:p>
          <w:p w:rsidR="00A507A5" w:rsidRPr="00287D81" w:rsidRDefault="00A507A5" w:rsidP="003942BB">
            <w:pPr>
              <w:pStyle w:val="Tableentry"/>
              <w:jc w:val="left"/>
              <w:rPr>
                <w:rFonts w:ascii="Arial" w:hAnsi="Arial" w:cs="Arial"/>
                <w:noProof/>
              </w:rPr>
            </w:pPr>
          </w:p>
        </w:tc>
      </w:tr>
      <w:tr w:rsidR="00A507A5" w:rsidRPr="00287D81" w:rsidTr="00A90AD6">
        <w:trPr>
          <w:cantSplit/>
          <w:trHeight w:hRule="exact" w:val="1521"/>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15</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90AD6" w:rsidP="003942BB">
            <w:pPr>
              <w:pStyle w:val="Tableentry"/>
              <w:jc w:val="left"/>
              <w:rPr>
                <w:rFonts w:ascii="Arial" w:hAnsi="Arial" w:cs="Arial"/>
              </w:rPr>
            </w:pPr>
            <w:ins w:id="289" w:author="lubrich" w:date="2020-03-31T15:46:00Z">
              <w:r w:rsidRPr="00287D81">
                <w:rPr>
                  <w:rFonts w:ascii="Arial" w:hAnsi="Arial" w:cs="Arial"/>
                  <w:color w:val="FF0000"/>
                </w:rPr>
                <w:t>Other</w:t>
              </w:r>
              <w:r w:rsidRPr="00287D81">
                <w:rPr>
                  <w:rFonts w:ascii="Arial" w:hAnsi="Arial" w:cs="Arial"/>
                </w:rPr>
                <w:t xml:space="preserve"> </w:t>
              </w:r>
            </w:ins>
            <w:r w:rsidR="00A507A5" w:rsidRPr="00287D81">
              <w:rPr>
                <w:rFonts w:ascii="Arial" w:hAnsi="Arial" w:cs="Arial"/>
              </w:rPr>
              <w:t>Identifier</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noProof/>
              </w:rPr>
              <w:t>adms:Identifier</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33" w:anchor="identifier" w:history="1">
              <w:r w:rsidR="00A507A5" w:rsidRPr="00287D81">
                <w:rPr>
                  <w:rStyle w:val="Hyperlink"/>
                  <w:rFonts w:ascii="Arial" w:hAnsi="Arial" w:cs="Arial"/>
                </w:rPr>
                <w:t>http://www.w3.org/TR/vocab-adms/#identifier</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An identifier in a particular context, consisting of the string that is the identifier; an optional identifier for the identifier scheme; an optional identifier for the version of the identifier scheme; an optional identifier for the agency that manages the identifier scheme</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Tableentry"/>
              <w:jc w:val="left"/>
              <w:rPr>
                <w:rFonts w:ascii="Arial" w:hAnsi="Arial" w:cs="Arial"/>
                <w:noProof/>
              </w:rPr>
            </w:pPr>
            <w:r w:rsidRPr="00287D81">
              <w:rPr>
                <w:rFonts w:ascii="Arial" w:hAnsi="Arial" w:cs="Arial"/>
                <w:noProof/>
              </w:rPr>
              <w:t xml:space="preserve">adms:identifier (Dataset) </w:t>
            </w:r>
          </w:p>
          <w:p w:rsidR="00A507A5" w:rsidRPr="00287D81" w:rsidRDefault="00A507A5" w:rsidP="003942BB">
            <w:pPr>
              <w:pStyle w:val="Tableentry"/>
              <w:jc w:val="left"/>
              <w:rPr>
                <w:rFonts w:ascii="Arial" w:hAnsi="Arial" w:cs="Arial"/>
                <w:noProof/>
              </w:rPr>
            </w:pPr>
          </w:p>
        </w:tc>
      </w:tr>
      <w:tr w:rsidR="00A507A5" w:rsidRPr="00287D8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16</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Kind</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noProof/>
              </w:rPr>
              <w:t>vcard:Kind</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34" w:anchor="d4e181" w:history="1">
              <w:r w:rsidR="00A507A5" w:rsidRPr="00287D81">
                <w:rPr>
                  <w:rStyle w:val="Hyperlink"/>
                  <w:rFonts w:ascii="Arial" w:hAnsi="Arial" w:cs="Arial"/>
                </w:rPr>
                <w:t>http://www.w3.org/TR/2014/NOTE-vcard-rdf-20140522/#d4e181</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 xml:space="preserve">A description following the vCard specification, e.g. to provide </w:t>
            </w:r>
            <w:r w:rsidRPr="00287D81">
              <w:rPr>
                <w:rFonts w:ascii="Arial" w:hAnsi="Arial" w:cs="Arial"/>
                <w:noProof/>
              </w:rPr>
              <w:t>telephone</w:t>
            </w:r>
            <w:r w:rsidRPr="00287D81">
              <w:rPr>
                <w:rFonts w:ascii="Arial" w:hAnsi="Arial" w:cs="Arial"/>
              </w:rPr>
              <w:t xml:space="preserve"> number and e-mail address for a contact point. Note that the class Kind is the parent class for the four explicit types of </w:t>
            </w:r>
            <w:proofErr w:type="spellStart"/>
            <w:r w:rsidRPr="00287D81">
              <w:rPr>
                <w:rFonts w:ascii="Arial" w:hAnsi="Arial" w:cs="Arial"/>
              </w:rPr>
              <w:t>vCards</w:t>
            </w:r>
            <w:proofErr w:type="spellEnd"/>
            <w:r w:rsidRPr="00287D81">
              <w:rPr>
                <w:rFonts w:ascii="Arial" w:hAnsi="Arial" w:cs="Arial"/>
              </w:rPr>
              <w:t xml:space="preserve"> (Individual, Organization, Location, </w:t>
            </w:r>
            <w:proofErr w:type="gramStart"/>
            <w:r w:rsidRPr="00287D81">
              <w:rPr>
                <w:rFonts w:ascii="Arial" w:hAnsi="Arial" w:cs="Arial"/>
              </w:rPr>
              <w:t>Group</w:t>
            </w:r>
            <w:proofErr w:type="gramEnd"/>
            <w:r w:rsidRPr="00287D81">
              <w:rPr>
                <w:rFonts w:ascii="Arial" w:hAnsi="Arial" w:cs="Arial"/>
              </w:rPr>
              <w: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Tableentry"/>
              <w:jc w:val="left"/>
              <w:rPr>
                <w:rFonts w:ascii="Arial" w:hAnsi="Arial" w:cs="Arial"/>
                <w:noProof/>
              </w:rPr>
            </w:pPr>
            <w:r w:rsidRPr="00287D81">
              <w:rPr>
                <w:rFonts w:ascii="Arial" w:hAnsi="Arial" w:cs="Arial"/>
                <w:noProof/>
              </w:rPr>
              <w:t>dcat:contactPoint (Dataset</w:t>
            </w:r>
            <w:r w:rsidR="00811A0A" w:rsidRPr="00287D81">
              <w:rPr>
                <w:rFonts w:ascii="Arial" w:hAnsi="Arial" w:cs="Arial"/>
                <w:noProof/>
              </w:rPr>
              <w:t xml:space="preserve">, </w:t>
            </w:r>
            <w:r w:rsidRPr="00287D81">
              <w:rPr>
                <w:rFonts w:ascii="Arial" w:hAnsi="Arial" w:cs="Arial"/>
                <w:noProof/>
              </w:rPr>
              <w:t>CatalogR</w:t>
            </w:r>
            <w:r w:rsidR="006A03EF" w:rsidRPr="00287D81">
              <w:rPr>
                <w:rFonts w:ascii="Arial" w:hAnsi="Arial" w:cs="Arial"/>
                <w:noProof/>
              </w:rPr>
              <w:t>e</w:t>
            </w:r>
            <w:r w:rsidRPr="00287D81">
              <w:rPr>
                <w:rFonts w:ascii="Arial" w:hAnsi="Arial" w:cs="Arial"/>
                <w:noProof/>
              </w:rPr>
              <w:t xml:space="preserve">cord) </w:t>
            </w:r>
          </w:p>
          <w:p w:rsidR="00A507A5" w:rsidRPr="00287D81" w:rsidRDefault="00A507A5" w:rsidP="003942BB">
            <w:pPr>
              <w:pStyle w:val="Tableentry"/>
              <w:jc w:val="left"/>
              <w:rPr>
                <w:rFonts w:ascii="Arial" w:hAnsi="Arial" w:cs="Arial"/>
                <w:noProof/>
              </w:rPr>
            </w:pPr>
          </w:p>
          <w:p w:rsidR="00A507A5" w:rsidRPr="00287D81" w:rsidRDefault="00A507A5" w:rsidP="003942BB">
            <w:pPr>
              <w:pStyle w:val="Tableentry"/>
              <w:jc w:val="left"/>
              <w:rPr>
                <w:rFonts w:ascii="Arial" w:hAnsi="Arial" w:cs="Arial"/>
                <w:noProof/>
              </w:rPr>
            </w:pPr>
          </w:p>
        </w:tc>
      </w:tr>
      <w:tr w:rsidR="00A507A5" w:rsidRPr="00287D8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17</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Linguistic system</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noProof/>
              </w:rPr>
              <w:t>dct:LinguisticSystem</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35" w:anchor="terms-LinguisticSystem" w:history="1">
              <w:r w:rsidR="00A507A5" w:rsidRPr="00287D81">
                <w:rPr>
                  <w:rStyle w:val="Hyperlink"/>
                  <w:rFonts w:ascii="Arial" w:hAnsi="Arial" w:cs="Arial"/>
                </w:rPr>
                <w:t>http://dublincore.org/documents/dcmi-terms/#terms-LinguisticSystem</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 system of signs, symbols, sounds, gestures, or rules used in communication, e.g. a language</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11A0A" w:rsidRPr="00287D81" w:rsidRDefault="00811A0A" w:rsidP="003942BB">
            <w:pPr>
              <w:pStyle w:val="Tableentry"/>
              <w:jc w:val="left"/>
              <w:rPr>
                <w:rFonts w:ascii="Arial" w:hAnsi="Arial" w:cs="Arial"/>
                <w:noProof/>
              </w:rPr>
            </w:pPr>
            <w:r w:rsidRPr="00287D81">
              <w:rPr>
                <w:rFonts w:ascii="Arial" w:hAnsi="Arial" w:cs="Arial"/>
                <w:noProof/>
              </w:rPr>
              <w:t xml:space="preserve">dct:language (Dataset, Catalog, Catalog Record, Distribution) </w:t>
            </w:r>
          </w:p>
          <w:p w:rsidR="00A507A5" w:rsidRPr="00287D81" w:rsidRDefault="00A507A5" w:rsidP="003942BB">
            <w:pPr>
              <w:pStyle w:val="Tableentry"/>
              <w:jc w:val="left"/>
              <w:rPr>
                <w:rFonts w:ascii="Arial" w:hAnsi="Arial" w:cs="Arial"/>
                <w:noProof/>
              </w:rPr>
            </w:pPr>
          </w:p>
        </w:tc>
      </w:tr>
      <w:tr w:rsidR="00A507A5" w:rsidRPr="00287D81" w:rsidTr="009B1F25">
        <w:trPr>
          <w:cantSplit/>
          <w:trHeight w:hRule="exact" w:val="1678"/>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18</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Location</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noProof/>
              </w:rPr>
              <w:t>dct:Location</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36" w:anchor="terms-Location" w:history="1">
              <w:r w:rsidR="00A507A5" w:rsidRPr="00287D81">
                <w:rPr>
                  <w:rStyle w:val="Hyperlink"/>
                  <w:rFonts w:ascii="Arial" w:hAnsi="Arial" w:cs="Arial"/>
                </w:rPr>
                <w:t>http://dublincore.org/documents/dcmi-terms/#terms-Location</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 xml:space="preserve">A spatial region or named </w:t>
            </w:r>
            <w:r w:rsidRPr="00287D81">
              <w:rPr>
                <w:rFonts w:ascii="Arial" w:hAnsi="Arial" w:cs="Arial"/>
                <w:noProof/>
              </w:rPr>
              <w:t>place</w:t>
            </w:r>
            <w:r w:rsidRPr="00287D81">
              <w:rPr>
                <w:rFonts w:ascii="Arial" w:hAnsi="Arial" w:cs="Arial"/>
              </w:rPr>
              <w:t>. It can be represented using a controlled vocabulary or with geographic coordinates. In the latter case, the use of the Core Location Vocabulary</w:t>
            </w:r>
            <w:r w:rsidRPr="00287D81">
              <w:rPr>
                <w:rStyle w:val="Funotenzeichen"/>
                <w:rFonts w:cs="Arial"/>
                <w:sz w:val="14"/>
                <w:szCs w:val="14"/>
              </w:rPr>
              <w:footnoteReference w:id="8"/>
            </w:r>
            <w:r w:rsidRPr="00287D81">
              <w:rPr>
                <w:rFonts w:ascii="Arial" w:hAnsi="Arial" w:cs="Arial"/>
              </w:rPr>
              <w:t xml:space="preserve"> is recommended, following the approach described in the </w:t>
            </w:r>
            <w:proofErr w:type="spellStart"/>
            <w:r w:rsidRPr="00287D81">
              <w:rPr>
                <w:rFonts w:ascii="Arial" w:hAnsi="Arial" w:cs="Arial"/>
              </w:rPr>
              <w:t>GeoDCAT</w:t>
            </w:r>
            <w:proofErr w:type="spellEnd"/>
            <w:r w:rsidRPr="00287D81">
              <w:rPr>
                <w:rFonts w:ascii="Arial" w:hAnsi="Arial" w:cs="Arial"/>
              </w:rPr>
              <w:t>-AP specification.</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11A0A" w:rsidRPr="00287D81" w:rsidRDefault="00811A0A" w:rsidP="003942BB">
            <w:pPr>
              <w:pStyle w:val="Tableentry"/>
              <w:jc w:val="left"/>
              <w:rPr>
                <w:rFonts w:ascii="Arial" w:hAnsi="Arial" w:cs="Arial"/>
                <w:noProof/>
              </w:rPr>
            </w:pPr>
            <w:r w:rsidRPr="00287D81">
              <w:rPr>
                <w:rFonts w:ascii="Arial" w:hAnsi="Arial" w:cs="Arial"/>
                <w:noProof/>
              </w:rPr>
              <w:t>dct:spatial (Dataset, Catalog)</w:t>
            </w:r>
          </w:p>
          <w:p w:rsidR="00A507A5" w:rsidRPr="00287D81" w:rsidRDefault="00A507A5" w:rsidP="003942BB">
            <w:pPr>
              <w:pStyle w:val="Tableentry"/>
              <w:jc w:val="left"/>
              <w:rPr>
                <w:rFonts w:ascii="Arial" w:hAnsi="Arial" w:cs="Arial"/>
                <w:noProof/>
              </w:rPr>
            </w:pPr>
          </w:p>
        </w:tc>
      </w:tr>
      <w:tr w:rsidR="00A507A5" w:rsidRPr="00287D8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19</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 xml:space="preserve">Media type </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noProof/>
              </w:rPr>
              <w:t>dct</w:t>
            </w:r>
            <w:r w:rsidRPr="00287D81">
              <w:rPr>
                <w:rFonts w:ascii="Arial" w:hAnsi="Arial" w:cs="Arial"/>
              </w:rPr>
              <w:t>:</w:t>
            </w:r>
            <w:proofErr w:type="spellStart"/>
            <w:r w:rsidRPr="00287D81">
              <w:rPr>
                <w:rFonts w:ascii="Arial" w:hAnsi="Arial" w:cs="Arial"/>
              </w:rPr>
              <w:t>MediaType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Tableentry"/>
              <w:jc w:val="left"/>
              <w:rPr>
                <w:rFonts w:ascii="Arial" w:hAnsi="Arial" w:cs="Arial"/>
              </w:rPr>
            </w:pPr>
            <w:r w:rsidRPr="00287D81">
              <w:rPr>
                <w:rFonts w:ascii="Arial" w:hAnsi="Arial" w:cs="Arial"/>
              </w:rPr>
              <w:t>https://www.dublincore.org/specifications/dublin-core/dcmi-terms/#terms-MediaType</w:t>
            </w:r>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 media type, e.g. the format of a computer file</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E6DC9" w:rsidP="003942BB">
            <w:pPr>
              <w:pStyle w:val="Tableentry"/>
              <w:jc w:val="left"/>
              <w:rPr>
                <w:rFonts w:ascii="Arial" w:hAnsi="Arial" w:cs="Arial"/>
                <w:noProof/>
              </w:rPr>
            </w:pPr>
            <w:r w:rsidRPr="00287D81">
              <w:rPr>
                <w:rFonts w:ascii="Arial" w:hAnsi="Arial" w:cs="Arial"/>
                <w:noProof/>
              </w:rPr>
              <w:t>dcat:mediaType (Distribution), dcat:packageFormat (Distribution), dct:format (Distribution)</w:t>
            </w:r>
          </w:p>
        </w:tc>
      </w:tr>
      <w:tr w:rsidR="00A507A5" w:rsidRPr="00287D8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20</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Period of time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proofErr w:type="spellStart"/>
            <w:r w:rsidRPr="00287D81">
              <w:rPr>
                <w:rFonts w:ascii="Arial" w:hAnsi="Arial" w:cs="Arial"/>
              </w:rPr>
              <w:t>dct:PeriodOfTime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37" w:anchor="terms-PeriodOfTime" w:history="1">
              <w:r w:rsidR="00A507A5" w:rsidRPr="00287D81">
                <w:rPr>
                  <w:rStyle w:val="Hyperlink"/>
                  <w:rFonts w:ascii="Arial" w:hAnsi="Arial" w:cs="Arial"/>
                </w:rPr>
                <w:t>http://dublincore.org/documents/dcmi-terms/#terms-PeriodOfTime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An interval of time that is named or defined by its start and end dates.</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E6DC9" w:rsidRPr="00287D81" w:rsidRDefault="00AE6DC9" w:rsidP="003942BB">
            <w:pPr>
              <w:pStyle w:val="Tableentry"/>
              <w:jc w:val="left"/>
              <w:rPr>
                <w:rFonts w:ascii="Arial" w:hAnsi="Arial" w:cs="Arial"/>
                <w:noProof/>
              </w:rPr>
            </w:pPr>
            <w:r w:rsidRPr="00287D81">
              <w:rPr>
                <w:rFonts w:ascii="Arial" w:hAnsi="Arial" w:cs="Arial"/>
                <w:noProof/>
              </w:rPr>
              <w:t>dct:temporal (Dataset)</w:t>
            </w:r>
          </w:p>
          <w:p w:rsidR="00A507A5" w:rsidRPr="00287D81" w:rsidRDefault="00A507A5" w:rsidP="003942BB">
            <w:pPr>
              <w:pStyle w:val="Tableentry"/>
              <w:jc w:val="left"/>
              <w:rPr>
                <w:rFonts w:ascii="Arial" w:hAnsi="Arial" w:cs="Arial"/>
                <w:noProof/>
              </w:rPr>
            </w:pPr>
          </w:p>
        </w:tc>
      </w:tr>
      <w:tr w:rsidR="00A507A5" w:rsidRPr="00287D8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lastRenderedPageBreak/>
              <w:t>21</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Publisher type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noProof/>
              </w:rPr>
              <w:t>skos</w:t>
            </w:r>
            <w:r w:rsidRPr="00287D81">
              <w:rPr>
                <w:rFonts w:ascii="Arial" w:hAnsi="Arial" w:cs="Arial"/>
              </w:rPr>
              <w:t>:Concept</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38" w:anchor="dcterms-type" w:history="1">
              <w:r w:rsidR="00A507A5" w:rsidRPr="00287D81">
                <w:rPr>
                  <w:rStyle w:val="Hyperlink"/>
                  <w:rFonts w:ascii="Arial" w:hAnsi="Arial" w:cs="Arial"/>
                </w:rPr>
                <w:t>http://www.w3.org/TR/vocab-adms/#dcterms-type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 type of organisation that acts as a publisher</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Tableentry"/>
              <w:jc w:val="left"/>
              <w:rPr>
                <w:rFonts w:ascii="Arial" w:hAnsi="Arial" w:cs="Arial"/>
                <w:noProof/>
              </w:rPr>
            </w:pPr>
          </w:p>
        </w:tc>
      </w:tr>
      <w:tr w:rsidR="00A507A5" w:rsidRPr="00287D8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22</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Relationship</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noProof/>
              </w:rPr>
            </w:pPr>
            <w:r w:rsidRPr="00287D81">
              <w:rPr>
                <w:rFonts w:ascii="Arial" w:hAnsi="Arial" w:cs="Arial"/>
                <w:noProof/>
              </w:rPr>
              <w:t>dcat:Relationship</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39" w:history="1">
              <w:r w:rsidR="00A507A5" w:rsidRPr="00287D81">
                <w:rPr>
                  <w:rStyle w:val="Hyperlink"/>
                  <w:rFonts w:ascii="Arial" w:hAnsi="Arial" w:cs="Arial"/>
                </w:rPr>
                <w:t>https://www.w3.org/TR/vocab-dcat-2/#Class:Relationship</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An association class for attaching additional information to a relationship between DCAT Resources</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E20AA4" w:rsidP="003942BB">
            <w:pPr>
              <w:pStyle w:val="Tableentry"/>
              <w:jc w:val="left"/>
              <w:rPr>
                <w:rFonts w:ascii="Arial" w:hAnsi="Arial" w:cs="Arial"/>
                <w:noProof/>
              </w:rPr>
            </w:pPr>
            <w:r w:rsidRPr="00287D81">
              <w:rPr>
                <w:rFonts w:ascii="Arial" w:hAnsi="Arial" w:cs="Arial"/>
                <w:noProof/>
              </w:rPr>
              <w:t>prov:qualifiedRelation (Catalog)</w:t>
            </w:r>
          </w:p>
        </w:tc>
      </w:tr>
      <w:tr w:rsidR="00A507A5" w:rsidRPr="00287D8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23</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Rights statement</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proofErr w:type="spellStart"/>
            <w:r w:rsidRPr="00287D81">
              <w:rPr>
                <w:rFonts w:ascii="Arial" w:hAnsi="Arial" w:cs="Arial"/>
              </w:rPr>
              <w:t>dct:RightsStatement</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40" w:anchor="terms-RightsStatement" w:history="1">
              <w:r w:rsidR="00A507A5" w:rsidRPr="00287D81">
                <w:rPr>
                  <w:rStyle w:val="Hyperlink"/>
                  <w:rFonts w:ascii="Arial" w:hAnsi="Arial" w:cs="Arial"/>
                </w:rPr>
                <w:t>http://dublincore.org/documents/dcmi-terms/#terms-RightsStatement</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 statement about the intellectual property rights (IPR) held in or over a resource, a legal document giving official permission to do something with a resource, or a statement about access rights.</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E6DC9" w:rsidRPr="00287D81" w:rsidRDefault="00AE6DC9" w:rsidP="003942BB">
            <w:pPr>
              <w:pStyle w:val="Tableentry"/>
              <w:jc w:val="left"/>
              <w:rPr>
                <w:rFonts w:ascii="Arial" w:hAnsi="Arial" w:cs="Arial"/>
                <w:noProof/>
              </w:rPr>
            </w:pPr>
            <w:r w:rsidRPr="00287D81">
              <w:rPr>
                <w:rFonts w:ascii="Arial" w:hAnsi="Arial" w:cs="Arial"/>
                <w:noProof/>
              </w:rPr>
              <w:t xml:space="preserve">dct:accessRight s (Dataset), dct:rights (Catalog, Distribution) </w:t>
            </w:r>
          </w:p>
          <w:p w:rsidR="00A507A5" w:rsidRPr="00287D81" w:rsidRDefault="00A507A5" w:rsidP="003942BB">
            <w:pPr>
              <w:pStyle w:val="Tableentry"/>
              <w:jc w:val="left"/>
              <w:rPr>
                <w:rFonts w:ascii="Arial" w:hAnsi="Arial" w:cs="Arial"/>
                <w:noProof/>
              </w:rPr>
            </w:pPr>
          </w:p>
        </w:tc>
      </w:tr>
      <w:tr w:rsidR="00A507A5" w:rsidRPr="00287D8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24</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Role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proofErr w:type="spellStart"/>
            <w:r w:rsidRPr="00287D81">
              <w:rPr>
                <w:rFonts w:ascii="Arial" w:hAnsi="Arial" w:cs="Arial"/>
              </w:rPr>
              <w:t>dcat:Role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41" w:history="1">
              <w:r w:rsidR="00A507A5" w:rsidRPr="00287D81">
                <w:rPr>
                  <w:rStyle w:val="Hyperlink"/>
                  <w:rFonts w:ascii="Arial" w:hAnsi="Arial" w:cs="Arial"/>
                </w:rPr>
                <w:t>https://www.w3.org/TR/vocab-dcat-2/#Class:Role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 role is the function of a resource or agent with respect to another resource, in the context of resource attribution or resource relationships.</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E50F7" w:rsidP="003942BB">
            <w:pPr>
              <w:pStyle w:val="Tableentry"/>
              <w:jc w:val="left"/>
              <w:rPr>
                <w:rFonts w:ascii="Arial" w:hAnsi="Arial" w:cs="Arial"/>
                <w:noProof/>
              </w:rPr>
            </w:pPr>
            <w:r w:rsidRPr="00287D81">
              <w:rPr>
                <w:rFonts w:ascii="Arial" w:hAnsi="Arial" w:cs="Arial"/>
                <w:noProof/>
              </w:rPr>
              <w:t>dct:hadRole (Relationship)</w:t>
            </w:r>
          </w:p>
        </w:tc>
      </w:tr>
      <w:tr w:rsidR="00A507A5" w:rsidRPr="00287D8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25</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Standard</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noProof/>
              </w:rPr>
              <w:t>dct:Standard</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42" w:anchor="terms-Standard" w:history="1">
              <w:r w:rsidR="00A507A5" w:rsidRPr="00287D81">
                <w:rPr>
                  <w:rStyle w:val="Hyperlink"/>
                  <w:rFonts w:ascii="Arial" w:hAnsi="Arial" w:cs="Arial"/>
                </w:rPr>
                <w:t>http://dublincore.org/documents/dcmi-terms/#terms-Standard</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 xml:space="preserve">A standard or other specification to which a Dataset or Distribution conforms </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E6DC9" w:rsidRPr="00287D81" w:rsidRDefault="00AE6DC9" w:rsidP="003942BB">
            <w:pPr>
              <w:pStyle w:val="Tableentry"/>
              <w:jc w:val="left"/>
              <w:rPr>
                <w:rFonts w:ascii="Arial" w:hAnsi="Arial" w:cs="Arial"/>
                <w:noProof/>
              </w:rPr>
            </w:pPr>
            <w:r w:rsidRPr="00287D81">
              <w:rPr>
                <w:rFonts w:ascii="Arial" w:hAnsi="Arial" w:cs="Arial"/>
                <w:noProof/>
              </w:rPr>
              <w:t xml:space="preserve">dct:conformsTo (Distribution, Dataset) </w:t>
            </w:r>
          </w:p>
          <w:p w:rsidR="00A507A5" w:rsidRPr="00287D81" w:rsidRDefault="00A507A5" w:rsidP="003942BB">
            <w:pPr>
              <w:pStyle w:val="Tableentry"/>
              <w:jc w:val="left"/>
              <w:rPr>
                <w:rFonts w:ascii="Arial" w:hAnsi="Arial" w:cs="Arial"/>
                <w:noProof/>
              </w:rPr>
            </w:pPr>
          </w:p>
        </w:tc>
      </w:tr>
      <w:tr w:rsidR="00A507A5" w:rsidRPr="00287D8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26</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Status</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noProof/>
              </w:rPr>
              <w:t>skos:Concept</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43" w:anchor="status" w:history="1">
              <w:r w:rsidR="00A507A5" w:rsidRPr="00287D81">
                <w:rPr>
                  <w:rStyle w:val="Hyperlink"/>
                  <w:rFonts w:ascii="Arial" w:hAnsi="Arial" w:cs="Arial"/>
                </w:rPr>
                <w:t>http://www.w3.org/TR/vocab-adms/#status</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287D81" w:rsidRDefault="00A507A5" w:rsidP="003942BB">
            <w:pPr>
              <w:pStyle w:val="Tableentry"/>
              <w:jc w:val="left"/>
              <w:rPr>
                <w:rFonts w:ascii="Arial" w:hAnsi="Arial" w:cs="Arial"/>
              </w:rPr>
            </w:pPr>
            <w:r w:rsidRPr="00287D81">
              <w:rPr>
                <w:rFonts w:ascii="Arial" w:hAnsi="Arial" w:cs="Arial"/>
              </w:rPr>
              <w:t>An indication of the maturity of a Distribution or the type of change of a Catalogue Record.</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Tableentry"/>
              <w:jc w:val="left"/>
              <w:rPr>
                <w:rFonts w:ascii="Arial" w:hAnsi="Arial" w:cs="Arial"/>
                <w:noProof/>
              </w:rPr>
            </w:pPr>
          </w:p>
        </w:tc>
      </w:tr>
      <w:tr w:rsidR="00A507A5" w:rsidRPr="00287D8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pStyle w:val="Paragraphe"/>
              <w:spacing w:after="0" w:line="240" w:lineRule="auto"/>
              <w:ind w:left="0"/>
              <w:jc w:val="left"/>
              <w:rPr>
                <w:rFonts w:cs="Arial"/>
                <w:iCs/>
                <w:sz w:val="14"/>
                <w:szCs w:val="14"/>
              </w:rPr>
            </w:pPr>
            <w:r w:rsidRPr="00287D81">
              <w:rPr>
                <w:rFonts w:cs="Arial"/>
                <w:iCs/>
                <w:sz w:val="14"/>
                <w:szCs w:val="14"/>
              </w:rPr>
              <w:t>27</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A507A5" w:rsidP="003942BB">
            <w:pPr>
              <w:rPr>
                <w:rFonts w:ascii="Arial" w:hAnsi="Arial" w:cs="Arial"/>
                <w:sz w:val="14"/>
                <w:szCs w:val="14"/>
              </w:rPr>
            </w:pPr>
            <w:r w:rsidRPr="00287D81">
              <w:rPr>
                <w:rFonts w:ascii="Arial" w:hAnsi="Arial"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A507A5" w:rsidRPr="00287D81" w:rsidRDefault="00A507A5" w:rsidP="003942BB">
            <w:pPr>
              <w:pStyle w:val="Tableentry"/>
              <w:jc w:val="left"/>
              <w:rPr>
                <w:rFonts w:ascii="Arial" w:hAnsi="Arial" w:cs="Arial"/>
              </w:rPr>
            </w:pPr>
            <w:r w:rsidRPr="00287D81">
              <w:rPr>
                <w:rFonts w:ascii="Arial" w:hAnsi="Arial" w:cs="Arial"/>
              </w:rPr>
              <w:t>Provenance Statement</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A507A5" w:rsidRPr="00287D81" w:rsidRDefault="00A507A5" w:rsidP="003942BB">
            <w:pPr>
              <w:pStyle w:val="Tableentry"/>
              <w:jc w:val="left"/>
              <w:rPr>
                <w:rFonts w:ascii="Arial" w:hAnsi="Arial" w:cs="Arial"/>
              </w:rPr>
            </w:pPr>
            <w:r w:rsidRPr="00287D81">
              <w:rPr>
                <w:rFonts w:ascii="Arial" w:hAnsi="Arial" w:cs="Arial"/>
                <w:noProof/>
              </w:rPr>
              <w:t>dct</w:t>
            </w:r>
            <w:r w:rsidRPr="00287D81">
              <w:rPr>
                <w:rFonts w:ascii="Arial" w:hAnsi="Arial" w:cs="Arial"/>
              </w:rPr>
              <w:t>:</w:t>
            </w:r>
            <w:proofErr w:type="spellStart"/>
            <w:r w:rsidRPr="00287D81">
              <w:rPr>
                <w:rFonts w:ascii="Arial" w:hAnsi="Arial" w:cs="Arial"/>
              </w:rPr>
              <w:t>ProvenanceStatement</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287D81" w:rsidRDefault="003D1367" w:rsidP="003942BB">
            <w:pPr>
              <w:pStyle w:val="Tableentry"/>
              <w:jc w:val="left"/>
              <w:rPr>
                <w:rFonts w:ascii="Arial" w:hAnsi="Arial" w:cs="Arial"/>
              </w:rPr>
            </w:pPr>
            <w:hyperlink r:id="rId44" w:anchor="terms-ProvenanceStatement" w:history="1">
              <w:r w:rsidR="00A507A5" w:rsidRPr="00287D81">
                <w:rPr>
                  <w:rStyle w:val="Hyperlink"/>
                  <w:rFonts w:ascii="Arial" w:hAnsi="Arial" w:cs="Arial"/>
                </w:rPr>
                <w:t>http://dublincore.org/documents/dcmi-terms/#terms-ProvenanceStatement</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A507A5" w:rsidRPr="00287D81" w:rsidRDefault="00A507A5" w:rsidP="003942BB">
            <w:pPr>
              <w:pStyle w:val="Tableentry"/>
              <w:jc w:val="left"/>
              <w:rPr>
                <w:rFonts w:ascii="Arial" w:hAnsi="Arial" w:cs="Arial"/>
              </w:rPr>
            </w:pPr>
            <w:r w:rsidRPr="00287D81">
              <w:rPr>
                <w:rFonts w:ascii="Arial" w:hAnsi="Arial" w:cs="Arial"/>
              </w:rPr>
              <w:t>A statement of any changes in ownership and custody of a resource since its creation that are significant for its authenticity, integrity, and interpretation</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E6DC9" w:rsidRPr="00287D81" w:rsidRDefault="00AE6DC9" w:rsidP="003942BB">
            <w:pPr>
              <w:pStyle w:val="Tableentry"/>
              <w:jc w:val="left"/>
              <w:rPr>
                <w:rFonts w:ascii="Arial" w:hAnsi="Arial" w:cs="Arial"/>
                <w:noProof/>
              </w:rPr>
            </w:pPr>
            <w:r w:rsidRPr="00287D81">
              <w:rPr>
                <w:rFonts w:ascii="Arial" w:hAnsi="Arial" w:cs="Arial"/>
                <w:noProof/>
              </w:rPr>
              <w:t xml:space="preserve">dct:provenance </w:t>
            </w:r>
          </w:p>
          <w:p w:rsidR="00A507A5" w:rsidRPr="00287D81" w:rsidRDefault="00AE6DC9" w:rsidP="003942BB">
            <w:pPr>
              <w:pStyle w:val="Tableentry"/>
              <w:jc w:val="left"/>
              <w:rPr>
                <w:rFonts w:ascii="Arial" w:hAnsi="Arial" w:cs="Arial"/>
                <w:noProof/>
              </w:rPr>
            </w:pPr>
            <w:r w:rsidRPr="00287D81">
              <w:rPr>
                <w:rFonts w:ascii="Arial" w:hAnsi="Arial" w:cs="Arial"/>
                <w:noProof/>
              </w:rPr>
              <w:t>(Dataset)</w:t>
            </w:r>
          </w:p>
        </w:tc>
      </w:tr>
    </w:tbl>
    <w:p w:rsidR="00E60ED8" w:rsidRPr="00AF1BAD" w:rsidRDefault="00E60ED8" w:rsidP="00AF1BAD">
      <w:pPr>
        <w:pStyle w:val="Paragraphe"/>
        <w:rPr>
          <w:lang w:val="nl-NL"/>
        </w:rPr>
      </w:pPr>
    </w:p>
    <w:p w:rsidR="003E50F7" w:rsidRDefault="003E50F7">
      <w:pPr>
        <w:rPr>
          <w:rFonts w:ascii="Arial" w:hAnsi="Arial"/>
          <w:b/>
          <w:bCs/>
          <w:color w:val="004798"/>
          <w:sz w:val="28"/>
          <w:szCs w:val="28"/>
          <w:lang w:val="en-GB" w:eastAsia="fr-FR"/>
        </w:rPr>
      </w:pPr>
      <w:r>
        <w:br w:type="page"/>
      </w:r>
    </w:p>
    <w:p w:rsidR="003E50F7" w:rsidRDefault="003E50F7" w:rsidP="003E50F7">
      <w:pPr>
        <w:pStyle w:val="berschrift1"/>
        <w:tabs>
          <w:tab w:val="left" w:pos="1080"/>
        </w:tabs>
        <w:ind w:left="2410"/>
      </w:pPr>
      <w:bookmarkStart w:id="290" w:name="_Toc37349947"/>
      <w:r>
        <w:lastRenderedPageBreak/>
        <w:t>Properties per Class</w:t>
      </w:r>
      <w:bookmarkEnd w:id="290"/>
    </w:p>
    <w:p w:rsidR="00A90AD6" w:rsidRDefault="00A90AD6" w:rsidP="00A90AD6">
      <w:pPr>
        <w:pStyle w:val="Paragraphe"/>
        <w:rPr>
          <w:ins w:id="291" w:author="lubrich" w:date="2020-03-31T15:48:00Z"/>
        </w:rPr>
      </w:pPr>
      <w:ins w:id="292" w:author="lubrich" w:date="2020-03-31T15:48:00Z">
        <w:r>
          <w:t xml:space="preserve">The following tables compile all </w:t>
        </w:r>
        <w:r w:rsidRPr="00A90AD6">
          <w:t>properties used in DCAT-AP.NAP per class</w:t>
        </w:r>
        <w:r>
          <w:t xml:space="preserve">. </w:t>
        </w:r>
        <w:r w:rsidRPr="00A90AD6">
          <w:t xml:space="preserve">The numbering corresponds to the above-introduced class numbers, e.g. </w:t>
        </w:r>
      </w:ins>
      <w:ins w:id="293" w:author="lubrich" w:date="2020-03-31T18:48:00Z">
        <w:r w:rsidR="00CF49E9">
          <w:t>“n</w:t>
        </w:r>
      </w:ins>
      <w:ins w:id="294" w:author="lubrich" w:date="2020-03-31T15:48:00Z">
        <w:r w:rsidRPr="00A90AD6">
          <w:t>o</w:t>
        </w:r>
      </w:ins>
      <w:ins w:id="295" w:author="lubrich" w:date="2020-03-31T18:48:00Z">
        <w:r w:rsidR="00CF49E9">
          <w:t xml:space="preserve">. </w:t>
        </w:r>
      </w:ins>
      <w:ins w:id="296" w:author="lubrich" w:date="2020-03-31T15:48:00Z">
        <w:r w:rsidRPr="00A90AD6">
          <w:t>1.3</w:t>
        </w:r>
      </w:ins>
      <w:ins w:id="297" w:author="lubrich" w:date="2020-03-31T18:48:00Z">
        <w:r w:rsidR="00CF49E9">
          <w:t>”</w:t>
        </w:r>
      </w:ins>
      <w:ins w:id="298" w:author="lubrich" w:date="2020-03-31T15:48:00Z">
        <w:r w:rsidRPr="00A90AD6">
          <w:t xml:space="preserve"> points to class no. 1 and its property no. 3. </w:t>
        </w:r>
        <w:r>
          <w:t xml:space="preserve">The column “Obligation” indicates the following obligation levels: M=Mandatory, R=Recommended, O=Optional. </w:t>
        </w:r>
      </w:ins>
    </w:p>
    <w:p w:rsidR="00A90AD6" w:rsidRDefault="00A90AD6" w:rsidP="00A90AD6">
      <w:pPr>
        <w:pStyle w:val="Paragraphe"/>
        <w:rPr>
          <w:ins w:id="299" w:author="lubrich" w:date="2020-03-31T15:48:00Z"/>
        </w:rPr>
      </w:pPr>
      <w:ins w:id="300" w:author="lubrich" w:date="2020-03-31T15:48:00Z">
        <w:r>
          <w:t xml:space="preserve">The following definitions follow mostly DCAT-AP 2.0.0. </w:t>
        </w:r>
      </w:ins>
      <w:ins w:id="301" w:author="lubrich" w:date="2020-03-31T15:49:00Z">
        <w:r>
          <w:t>A few</w:t>
        </w:r>
      </w:ins>
      <w:ins w:id="302" w:author="lubrich" w:date="2020-03-31T15:48:00Z">
        <w:r>
          <w:t xml:space="preserve"> additional </w:t>
        </w:r>
      </w:ins>
      <w:ins w:id="303" w:author="lubrich" w:date="2020-03-31T15:49:00Z">
        <w:r>
          <w:t xml:space="preserve">properties </w:t>
        </w:r>
      </w:ins>
      <w:ins w:id="304" w:author="lubrich" w:date="2020-03-31T15:48:00Z">
        <w:r>
          <w:t xml:space="preserve">have been added in DCAT-AP.NAP, comparing to DCAT-AP 2.0.0. </w:t>
        </w:r>
      </w:ins>
      <w:ins w:id="305" w:author="lubrich" w:date="2020-03-31T17:02:00Z">
        <w:r w:rsidR="00E81FEB">
          <w:t>Also, f</w:t>
        </w:r>
      </w:ins>
      <w:ins w:id="306" w:author="lubrich" w:date="2020-03-31T15:49:00Z">
        <w:r>
          <w:t xml:space="preserve">or </w:t>
        </w:r>
      </w:ins>
      <w:ins w:id="307" w:author="lubrich" w:date="2020-03-31T17:02:00Z">
        <w:r w:rsidR="00E81FEB">
          <w:t xml:space="preserve">some </w:t>
        </w:r>
      </w:ins>
      <w:ins w:id="308" w:author="lubrich" w:date="2020-03-31T15:49:00Z">
        <w:r>
          <w:t>properties taken over from DCAT-AP 2.0.0,</w:t>
        </w:r>
      </w:ins>
      <w:ins w:id="309" w:author="lubrich" w:date="2020-03-31T15:48:00Z">
        <w:r>
          <w:t xml:space="preserve"> the obligation </w:t>
        </w:r>
      </w:ins>
      <w:ins w:id="310" w:author="lubrich" w:date="2020-03-31T15:56:00Z">
        <w:r w:rsidR="008928ED">
          <w:t xml:space="preserve">levels </w:t>
        </w:r>
      </w:ins>
      <w:ins w:id="311" w:author="lubrich" w:date="2020-03-31T15:48:00Z">
        <w:r>
          <w:t xml:space="preserve">have been </w:t>
        </w:r>
      </w:ins>
      <w:proofErr w:type="gramStart"/>
      <w:ins w:id="312" w:author="lubrich" w:date="2020-03-31T17:02:00Z">
        <w:r w:rsidR="00E81FEB">
          <w:t>risen</w:t>
        </w:r>
      </w:ins>
      <w:proofErr w:type="gramEnd"/>
      <w:ins w:id="313" w:author="lubrich" w:date="2020-03-31T15:48:00Z">
        <w:r>
          <w:t>.</w:t>
        </w:r>
      </w:ins>
      <w:ins w:id="314" w:author="lubrich" w:date="2020-03-31T17:02:00Z">
        <w:r w:rsidR="00E81FEB">
          <w:t xml:space="preserve"> Such changes are summarised later in section </w:t>
        </w:r>
      </w:ins>
      <w:ins w:id="315" w:author="lubrich" w:date="2020-04-09T18:04:00Z">
        <w:r w:rsidR="00B81D77">
          <w:t>8</w:t>
        </w:r>
      </w:ins>
      <w:ins w:id="316" w:author="lubrich" w:date="2020-03-31T17:02:00Z">
        <w:r w:rsidR="00E81FEB">
          <w:t xml:space="preserve">. </w:t>
        </w:r>
      </w:ins>
    </w:p>
    <w:p w:rsidR="00A90AD6" w:rsidRDefault="00A90AD6" w:rsidP="00A90AD6">
      <w:pPr>
        <w:pStyle w:val="Paragraphe"/>
        <w:rPr>
          <w:ins w:id="317" w:author="lubrich" w:date="2020-03-31T15:48:00Z"/>
        </w:rPr>
      </w:pPr>
      <w:ins w:id="318" w:author="lubrich" w:date="2020-03-31T15:48:00Z">
        <w:r>
          <w:t>In certain cases, the “Usage Notes” have been adopted to the NAP domain.</w:t>
        </w:r>
      </w:ins>
    </w:p>
    <w:p w:rsidR="00A90AD6" w:rsidRDefault="00A90AD6" w:rsidP="00A90AD6">
      <w:pPr>
        <w:pStyle w:val="Paragraphe"/>
        <w:rPr>
          <w:ins w:id="319" w:author="lubrich" w:date="2020-03-31T15:48:00Z"/>
        </w:rPr>
      </w:pPr>
      <w:ins w:id="320" w:author="lubrich" w:date="2020-03-31T15:48:00Z">
        <w:r>
          <w:t xml:space="preserve">In cases there is a mapping possible between a </w:t>
        </w:r>
      </w:ins>
      <w:ins w:id="321" w:author="lubrich" w:date="2020-03-31T15:49:00Z">
        <w:r>
          <w:t>property</w:t>
        </w:r>
      </w:ins>
      <w:ins w:id="322" w:author="lubrich" w:date="2020-03-31T15:48:00Z">
        <w:r>
          <w:t xml:space="preserve"> and a metadata element from the Coordinated Metadata Catalogue (</w:t>
        </w:r>
      </w:ins>
      <w:ins w:id="323" w:author="lubrich" w:date="2020-03-31T18:48:00Z">
        <w:r w:rsidR="00CF49E9">
          <w:t>CMC</w:t>
        </w:r>
      </w:ins>
      <w:ins w:id="324" w:author="lubrich" w:date="2020-03-31T15:48:00Z">
        <w:r>
          <w:t>, Version 2019), a note is added (e.g. “</w:t>
        </w:r>
        <w:r w:rsidRPr="003665FA">
          <w:t>Corresponds to CMC</w:t>
        </w:r>
        <w:r>
          <w:t xml:space="preserve"> element 2.</w:t>
        </w:r>
      </w:ins>
      <w:ins w:id="325" w:author="lubrich" w:date="2020-03-31T16:55:00Z">
        <w:r w:rsidR="00963785">
          <w:t>2</w:t>
        </w:r>
      </w:ins>
      <w:ins w:id="326" w:author="lubrich" w:date="2020-03-31T15:48:00Z">
        <w:r>
          <w:t>.1.</w:t>
        </w:r>
      </w:ins>
      <w:ins w:id="327" w:author="lubrich" w:date="2020-03-31T16:54:00Z">
        <w:r w:rsidR="00963785">
          <w:t>1</w:t>
        </w:r>
      </w:ins>
      <w:ins w:id="328" w:author="lubrich" w:date="2020-03-31T15:48:00Z">
        <w:r>
          <w:t xml:space="preserve"> </w:t>
        </w:r>
      </w:ins>
      <w:ins w:id="329" w:author="lubrich" w:date="2020-03-31T16:55:00Z">
        <w:r w:rsidR="00963785">
          <w:t>Metadata Date</w:t>
        </w:r>
      </w:ins>
      <w:ins w:id="330" w:author="lubrich" w:date="2020-03-31T15:48:00Z">
        <w:r>
          <w:t>…”).</w:t>
        </w:r>
      </w:ins>
    </w:p>
    <w:p w:rsidR="00A90AD6" w:rsidRPr="002331F2" w:rsidRDefault="00A90AD6" w:rsidP="003E50F7">
      <w:pPr>
        <w:pStyle w:val="Paragraphe"/>
      </w:pPr>
    </w:p>
    <w:p w:rsidR="003E50F7" w:rsidRDefault="003E50F7" w:rsidP="003E50F7">
      <w:pPr>
        <w:pStyle w:val="berschrift2"/>
        <w:tabs>
          <w:tab w:val="clear" w:pos="576"/>
        </w:tabs>
        <w:ind w:left="2552" w:hanging="567"/>
        <w:jc w:val="left"/>
      </w:pPr>
      <w:bookmarkStart w:id="331" w:name="_Toc37349948"/>
      <w:r>
        <w:t xml:space="preserve">Class </w:t>
      </w:r>
      <w:r w:rsidR="008E6AA8">
        <w:t>“</w:t>
      </w:r>
      <w:r>
        <w:t>Catalogue</w:t>
      </w:r>
      <w:r w:rsidR="008E6AA8">
        <w:t>”</w:t>
      </w:r>
      <w:bookmarkEnd w:id="331"/>
    </w:p>
    <w:tbl>
      <w:tblPr>
        <w:tblW w:w="9100" w:type="dxa"/>
        <w:tblInd w:w="1021" w:type="dxa"/>
        <w:tblLayout w:type="fixed"/>
        <w:tblCellMar>
          <w:top w:w="28" w:type="dxa"/>
          <w:left w:w="28" w:type="dxa"/>
          <w:right w:w="28" w:type="dxa"/>
        </w:tblCellMar>
        <w:tblLook w:val="04A0"/>
      </w:tblPr>
      <w:tblGrid>
        <w:gridCol w:w="567"/>
        <w:gridCol w:w="425"/>
        <w:gridCol w:w="1559"/>
        <w:gridCol w:w="1418"/>
        <w:gridCol w:w="1701"/>
        <w:gridCol w:w="2551"/>
        <w:gridCol w:w="879"/>
      </w:tblGrid>
      <w:tr w:rsidR="003E50F7" w:rsidRPr="00287D81" w:rsidTr="00287D81">
        <w:trPr>
          <w:cantSplit/>
          <w:trHeight w:hRule="exact" w:val="1350"/>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3E50F7" w:rsidRPr="00287D81" w:rsidRDefault="003E50F7" w:rsidP="00CE3338">
            <w:pPr>
              <w:pStyle w:val="Paragraphe"/>
              <w:spacing w:after="0" w:line="240" w:lineRule="auto"/>
              <w:ind w:left="0"/>
              <w:jc w:val="left"/>
              <w:rPr>
                <w:rFonts w:cs="Arial"/>
                <w:b/>
                <w:bCs/>
                <w:sz w:val="16"/>
                <w:szCs w:val="16"/>
              </w:rPr>
            </w:pPr>
            <w:r w:rsidRPr="00287D8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3E50F7" w:rsidRPr="00287D81" w:rsidRDefault="003E50F7" w:rsidP="00CE3338">
            <w:pPr>
              <w:pStyle w:val="Paragraphe"/>
              <w:spacing w:after="0" w:line="240" w:lineRule="auto"/>
              <w:ind w:left="113" w:right="113"/>
              <w:jc w:val="left"/>
              <w:rPr>
                <w:rFonts w:cs="Arial"/>
                <w:b/>
                <w:bCs/>
                <w:sz w:val="16"/>
                <w:szCs w:val="16"/>
              </w:rPr>
            </w:pPr>
            <w:r w:rsidRPr="00287D81">
              <w:rPr>
                <w:rFonts w:cs="Arial"/>
                <w:b/>
                <w:bCs/>
                <w:sz w:val="16"/>
                <w:szCs w:val="16"/>
              </w:rPr>
              <w:t>Obligation</w:t>
            </w:r>
          </w:p>
        </w:tc>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3E50F7" w:rsidRPr="00287D81" w:rsidRDefault="003E50F7" w:rsidP="00CE3338">
            <w:pPr>
              <w:pStyle w:val="Paragraphe"/>
              <w:spacing w:after="0" w:line="240" w:lineRule="auto"/>
              <w:ind w:left="0"/>
              <w:jc w:val="left"/>
              <w:rPr>
                <w:rFonts w:cs="Arial"/>
                <w:sz w:val="16"/>
                <w:szCs w:val="16"/>
              </w:rPr>
            </w:pPr>
            <w:r w:rsidRPr="00287D81">
              <w:rPr>
                <w:rFonts w:cs="Arial"/>
                <w:b/>
                <w:bCs/>
                <w:sz w:val="16"/>
                <w:szCs w:val="16"/>
              </w:rPr>
              <w:t>Property Name</w:t>
            </w:r>
            <w:r w:rsidRPr="00287D81">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3E50F7" w:rsidRPr="00287D81" w:rsidRDefault="003E50F7" w:rsidP="00CE3338">
            <w:pPr>
              <w:pStyle w:val="Paragraphe"/>
              <w:spacing w:after="0" w:line="240" w:lineRule="auto"/>
              <w:ind w:left="0"/>
              <w:jc w:val="left"/>
              <w:rPr>
                <w:rFonts w:cs="Arial"/>
                <w:sz w:val="16"/>
                <w:szCs w:val="16"/>
              </w:rPr>
            </w:pPr>
            <w:r w:rsidRPr="00287D81">
              <w:rPr>
                <w:rFonts w:cs="Arial"/>
                <w:b/>
                <w:bCs/>
                <w:sz w:val="16"/>
                <w:szCs w:val="16"/>
              </w:rPr>
              <w:t>URI</w:t>
            </w:r>
            <w:r w:rsidRPr="00287D8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3E50F7" w:rsidRPr="00287D81" w:rsidRDefault="003E50F7" w:rsidP="00CE3338">
            <w:pPr>
              <w:pStyle w:val="Paragraphe"/>
              <w:spacing w:after="0" w:line="240" w:lineRule="auto"/>
              <w:ind w:left="0"/>
              <w:jc w:val="left"/>
              <w:rPr>
                <w:rFonts w:cs="Arial"/>
                <w:b/>
                <w:bCs/>
                <w:sz w:val="16"/>
                <w:szCs w:val="16"/>
              </w:rPr>
            </w:pPr>
            <w:r w:rsidRPr="00287D8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3E50F7" w:rsidRPr="00287D81" w:rsidRDefault="003E50F7" w:rsidP="00CE3338">
            <w:pPr>
              <w:pStyle w:val="Paragraphe"/>
              <w:spacing w:after="0" w:line="240" w:lineRule="auto"/>
              <w:ind w:left="0"/>
              <w:jc w:val="left"/>
              <w:rPr>
                <w:rFonts w:cs="Arial"/>
                <w:sz w:val="16"/>
                <w:szCs w:val="16"/>
              </w:rPr>
            </w:pPr>
            <w:r w:rsidRPr="00287D8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3E50F7" w:rsidRPr="00287D81" w:rsidRDefault="003E50F7" w:rsidP="00CE3338">
            <w:pPr>
              <w:pStyle w:val="Paragraphe"/>
              <w:spacing w:after="0" w:line="240" w:lineRule="auto"/>
              <w:ind w:left="67"/>
              <w:jc w:val="left"/>
              <w:rPr>
                <w:rFonts w:cs="Arial"/>
                <w:b/>
                <w:bCs/>
                <w:sz w:val="16"/>
                <w:szCs w:val="16"/>
              </w:rPr>
            </w:pPr>
            <w:r w:rsidRPr="00287D81">
              <w:rPr>
                <w:rFonts w:cs="Arial"/>
                <w:b/>
                <w:bCs/>
                <w:sz w:val="16"/>
                <w:szCs w:val="16"/>
              </w:rPr>
              <w:t>Card.</w:t>
            </w:r>
          </w:p>
        </w:tc>
      </w:tr>
      <w:tr w:rsidR="008E6AA8" w:rsidRPr="00287D81" w:rsidTr="00CE3338">
        <w:trPr>
          <w:cantSplit/>
          <w:trHeight w:hRule="exact" w:val="1030"/>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E6AA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1.1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E6AA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M</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CE3338">
            <w:pPr>
              <w:pStyle w:val="Tableentry"/>
              <w:jc w:val="left"/>
              <w:rPr>
                <w:rFonts w:ascii="Arial" w:hAnsi="Arial" w:cs="Arial"/>
                <w:iCs/>
                <w:lang w:eastAsia="fr-FR"/>
              </w:rPr>
            </w:pPr>
            <w:r w:rsidRPr="00A9323B">
              <w:rPr>
                <w:rFonts w:ascii="Arial" w:hAnsi="Arial" w:cs="Arial"/>
                <w:iCs/>
                <w:lang w:eastAsia="fr-FR"/>
              </w:rPr>
              <w:t>dataset</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CE3338">
            <w:pPr>
              <w:pStyle w:val="Tableentry"/>
              <w:jc w:val="left"/>
              <w:rPr>
                <w:rFonts w:ascii="Arial" w:hAnsi="Arial" w:cs="Arial"/>
                <w:iCs/>
                <w:lang w:eastAsia="fr-FR"/>
              </w:rPr>
            </w:pPr>
            <w:proofErr w:type="spellStart"/>
            <w:r w:rsidRPr="00A9323B">
              <w:rPr>
                <w:rFonts w:ascii="Arial" w:hAnsi="Arial" w:cs="Arial"/>
                <w:iCs/>
                <w:lang w:eastAsia="fr-FR"/>
              </w:rPr>
              <w:t>dcat:dataset</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E6AA8" w:rsidRPr="00682C74" w:rsidRDefault="00A9323B" w:rsidP="00CE3338">
            <w:pPr>
              <w:pStyle w:val="Tableentry"/>
              <w:jc w:val="left"/>
              <w:rPr>
                <w:rFonts w:ascii="Arial" w:hAnsi="Arial" w:cs="Arial"/>
                <w:iCs/>
                <w:lang w:eastAsia="fr-FR"/>
              </w:rPr>
            </w:pPr>
            <w:proofErr w:type="spellStart"/>
            <w:r w:rsidRPr="00A9323B">
              <w:rPr>
                <w:rFonts w:ascii="Arial" w:hAnsi="Arial" w:cs="Arial"/>
                <w:iCs/>
                <w:lang w:eastAsia="fr-FR"/>
              </w:rPr>
              <w:t>dcat:Dataset</w:t>
            </w:r>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CE3338">
            <w:pPr>
              <w:pStyle w:val="Tableentry"/>
              <w:jc w:val="left"/>
              <w:rPr>
                <w:rFonts w:ascii="Arial" w:hAnsi="Arial" w:cs="Arial"/>
                <w:iCs/>
                <w:lang w:eastAsia="fr-FR"/>
              </w:rPr>
            </w:pPr>
            <w:r w:rsidRPr="00A9323B">
              <w:rPr>
                <w:rFonts w:ascii="Arial" w:hAnsi="Arial" w:cs="Arial"/>
                <w:iCs/>
                <w:lang w:eastAsia="fr-FR"/>
              </w:rPr>
              <w:t xml:space="preserve">This property links the </w:t>
            </w:r>
            <w:del w:id="332" w:author="lubrich" w:date="2020-03-31T15:21:00Z">
              <w:r w:rsidRPr="00A9323B">
                <w:rPr>
                  <w:rFonts w:ascii="Arial" w:hAnsi="Arial" w:cs="Arial"/>
                  <w:iCs/>
                  <w:lang w:eastAsia="fr-FR"/>
                </w:rPr>
                <w:delText xml:space="preserve">Catalogue </w:delText>
              </w:r>
            </w:del>
            <w:ins w:id="333" w:author="lubrich" w:date="2020-03-31T15:21:00Z">
              <w:r w:rsidRPr="00A9323B">
                <w:rPr>
                  <w:rFonts w:ascii="Arial" w:hAnsi="Arial" w:cs="Arial"/>
                  <w:iCs/>
                  <w:lang w:eastAsia="fr-FR"/>
                </w:rPr>
                <w:t xml:space="preserve">NAP </w:t>
              </w:r>
            </w:ins>
            <w:r w:rsidRPr="00A9323B">
              <w:rPr>
                <w:rFonts w:ascii="Arial" w:hAnsi="Arial" w:cs="Arial"/>
                <w:iCs/>
                <w:lang w:eastAsia="fr-FR"/>
              </w:rPr>
              <w:t xml:space="preserve">with a </w:t>
            </w:r>
            <w:del w:id="334" w:author="lubrich" w:date="2020-03-31T15:21:00Z">
              <w:r w:rsidRPr="00A9323B">
                <w:rPr>
                  <w:rFonts w:ascii="Arial" w:hAnsi="Arial" w:cs="Arial"/>
                  <w:iCs/>
                  <w:lang w:eastAsia="fr-FR"/>
                </w:rPr>
                <w:delText xml:space="preserve">Dataset </w:delText>
              </w:r>
            </w:del>
            <w:ins w:id="335" w:author="lubrich" w:date="2020-03-31T16:36:00Z">
              <w:r w:rsidR="00180E33" w:rsidRPr="00682C74">
                <w:rPr>
                  <w:rFonts w:ascii="Arial" w:hAnsi="Arial" w:cs="Arial"/>
                  <w:iCs/>
                  <w:lang w:eastAsia="fr-FR"/>
                </w:rPr>
                <w:t>p</w:t>
              </w:r>
            </w:ins>
            <w:ins w:id="336" w:author="lubrich" w:date="2020-03-31T15:21:00Z">
              <w:r w:rsidRPr="00A9323B">
                <w:rPr>
                  <w:rFonts w:ascii="Arial" w:hAnsi="Arial" w:cs="Arial"/>
                  <w:iCs/>
                  <w:lang w:eastAsia="fr-FR"/>
                </w:rPr>
                <w:t xml:space="preserve">ublication </w:t>
              </w:r>
            </w:ins>
            <w:r w:rsidRPr="00A9323B">
              <w:rPr>
                <w:rFonts w:ascii="Arial" w:hAnsi="Arial" w:cs="Arial"/>
                <w:iCs/>
                <w:lang w:eastAsia="fr-FR"/>
              </w:rPr>
              <w:t xml:space="preserve">that is part of the </w:t>
            </w:r>
            <w:del w:id="337" w:author="lubrich" w:date="2020-03-31T15:21:00Z">
              <w:r w:rsidRPr="00A9323B">
                <w:rPr>
                  <w:rFonts w:ascii="Arial" w:hAnsi="Arial" w:cs="Arial"/>
                  <w:iCs/>
                  <w:lang w:eastAsia="fr-FR"/>
                </w:rPr>
                <w:delText>Catalogue</w:delText>
              </w:r>
            </w:del>
            <w:ins w:id="338" w:author="lubrich" w:date="2020-03-31T15:21:00Z">
              <w:r w:rsidRPr="00A9323B">
                <w:rPr>
                  <w:rFonts w:ascii="Arial" w:hAnsi="Arial" w:cs="Arial"/>
                  <w:iCs/>
                  <w:lang w:eastAsia="fr-FR"/>
                </w:rPr>
                <w:t>NAP</w:t>
              </w:r>
            </w:ins>
            <w:r w:rsidRPr="00A9323B">
              <w:rPr>
                <w:rFonts w:ascii="Arial" w:hAnsi="Arial" w:cs="Arial"/>
                <w:iCs/>
                <w:lang w:eastAsia="fr-FR"/>
              </w:rPr>
              <w:t>.</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E6AA8" w:rsidRPr="00682C74" w:rsidRDefault="00A9323B" w:rsidP="00CE3338">
            <w:pPr>
              <w:pStyle w:val="Tableentry"/>
              <w:jc w:val="left"/>
              <w:rPr>
                <w:rFonts w:ascii="Arial" w:hAnsi="Arial" w:cs="Arial"/>
                <w:iCs/>
                <w:lang w:eastAsia="fr-FR"/>
              </w:rPr>
            </w:pPr>
            <w:r w:rsidRPr="00A9323B">
              <w:rPr>
                <w:rFonts w:ascii="Arial" w:hAnsi="Arial" w:cs="Arial"/>
                <w:iCs/>
                <w:lang w:eastAsia="fr-FR"/>
              </w:rPr>
              <w:t>1..n</w:t>
            </w:r>
          </w:p>
        </w:tc>
      </w:tr>
      <w:tr w:rsidR="008E6AA8" w:rsidRPr="00287D81" w:rsidTr="00CE3338">
        <w:trPr>
          <w:cantSplit/>
          <w:trHeight w:hRule="exact" w:val="1782"/>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1.2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M</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CE3338">
            <w:pPr>
              <w:pStyle w:val="Tableentry"/>
              <w:jc w:val="left"/>
              <w:rPr>
                <w:rFonts w:ascii="Arial" w:hAnsi="Arial" w:cs="Arial"/>
                <w:iCs/>
                <w:lang w:eastAsia="fr-FR"/>
              </w:rPr>
            </w:pPr>
            <w:r w:rsidRPr="00A9323B">
              <w:rPr>
                <w:rFonts w:ascii="Arial" w:hAnsi="Arial" w:cs="Arial"/>
                <w:iCs/>
                <w:lang w:eastAsia="fr-FR"/>
              </w:rPr>
              <w:t>description</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CE3338">
            <w:pPr>
              <w:pStyle w:val="Tableentry"/>
              <w:jc w:val="left"/>
              <w:rPr>
                <w:rFonts w:ascii="Arial" w:hAnsi="Arial" w:cs="Arial"/>
                <w:iCs/>
                <w:lang w:eastAsia="fr-FR"/>
              </w:rPr>
            </w:pPr>
            <w:proofErr w:type="spellStart"/>
            <w:r w:rsidRPr="00A9323B">
              <w:rPr>
                <w:rFonts w:ascii="Arial" w:hAnsi="Arial" w:cs="Arial"/>
                <w:iCs/>
                <w:lang w:eastAsia="fr-FR"/>
              </w:rPr>
              <w:t>dct:description</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CE3338">
            <w:pPr>
              <w:pStyle w:val="Tableentry"/>
              <w:jc w:val="left"/>
              <w:rPr>
                <w:rFonts w:ascii="Arial" w:hAnsi="Arial" w:cs="Arial"/>
                <w:iCs/>
                <w:lang w:eastAsia="fr-FR"/>
              </w:rPr>
            </w:pPr>
            <w:proofErr w:type="spellStart"/>
            <w:r w:rsidRPr="00A9323B">
              <w:rPr>
                <w:rFonts w:ascii="Arial" w:hAnsi="Arial" w:cs="Arial"/>
                <w:iCs/>
                <w:lang w:eastAsia="fr-FR"/>
              </w:rPr>
              <w:t>rdfs:Literal</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CE3338">
            <w:pPr>
              <w:pStyle w:val="Tableentry"/>
              <w:jc w:val="left"/>
              <w:rPr>
                <w:rFonts w:ascii="Arial" w:hAnsi="Arial" w:cs="Arial"/>
                <w:iCs/>
                <w:lang w:eastAsia="fr-FR"/>
              </w:rPr>
            </w:pPr>
            <w:r w:rsidRPr="00A9323B">
              <w:rPr>
                <w:rFonts w:ascii="Arial" w:hAnsi="Arial" w:cs="Arial"/>
                <w:iCs/>
                <w:lang w:eastAsia="fr-FR"/>
              </w:rPr>
              <w:t xml:space="preserve">This property contains a free-text account of the </w:t>
            </w:r>
            <w:del w:id="339" w:author="lubrich" w:date="2020-03-31T15:22:00Z">
              <w:r w:rsidRPr="00A9323B">
                <w:rPr>
                  <w:rFonts w:ascii="Arial" w:hAnsi="Arial" w:cs="Arial"/>
                  <w:iCs/>
                  <w:lang w:eastAsia="fr-FR"/>
                </w:rPr>
                <w:delText>Catalogue</w:delText>
              </w:r>
            </w:del>
            <w:ins w:id="340" w:author="lubrich" w:date="2020-03-31T15:22:00Z">
              <w:r w:rsidRPr="00A9323B">
                <w:rPr>
                  <w:rFonts w:ascii="Arial" w:hAnsi="Arial" w:cs="Arial"/>
                  <w:iCs/>
                  <w:lang w:eastAsia="fr-FR"/>
                </w:rPr>
                <w:t>NAP</w:t>
              </w:r>
            </w:ins>
            <w:r w:rsidRPr="00A9323B">
              <w:rPr>
                <w:rFonts w:ascii="Arial" w:hAnsi="Arial" w:cs="Arial"/>
                <w:iCs/>
                <w:lang w:eastAsia="fr-FR"/>
              </w:rPr>
              <w:t xml:space="preserve">. This property can be repeated for parallel language versions of the description. For further information on multilingual issues, please refer to section </w:t>
            </w:r>
            <w:del w:id="341" w:author="lubrich" w:date="2020-03-31T15:22:00Z">
              <w:r w:rsidR="003D1367" w:rsidRPr="00A9323B" w:rsidDel="008E6AA8">
                <w:rPr>
                  <w:rFonts w:ascii="Arial" w:hAnsi="Arial" w:cs="Arial"/>
                  <w:iCs/>
                  <w:lang w:eastAsia="fr-FR"/>
                </w:rPr>
                <w:fldChar w:fldCharType="begin"/>
              </w:r>
              <w:r w:rsidRPr="00A9323B">
                <w:rPr>
                  <w:rFonts w:ascii="Arial" w:hAnsi="Arial" w:cs="Arial"/>
                  <w:iCs/>
                  <w:lang w:eastAsia="fr-FR"/>
                </w:rPr>
                <w:delInstrText xml:space="preserve"> REF _Ref352005932 \r \h  \* MERGEFORMAT </w:delInstrText>
              </w:r>
              <w:r w:rsidR="003D1367" w:rsidRPr="00A9323B" w:rsidDel="008E6AA8">
                <w:rPr>
                  <w:rFonts w:ascii="Arial" w:hAnsi="Arial" w:cs="Arial"/>
                  <w:iCs/>
                  <w:lang w:eastAsia="fr-FR"/>
                </w:rPr>
              </w:r>
              <w:r w:rsidR="003D1367" w:rsidRPr="00A9323B" w:rsidDel="008E6AA8">
                <w:rPr>
                  <w:rFonts w:ascii="Arial" w:hAnsi="Arial" w:cs="Arial"/>
                  <w:iCs/>
                  <w:lang w:eastAsia="fr-FR"/>
                </w:rPr>
                <w:fldChar w:fldCharType="separate"/>
              </w:r>
              <w:r w:rsidRPr="00A9323B">
                <w:rPr>
                  <w:rFonts w:ascii="Arial" w:hAnsi="Arial" w:cs="Arial"/>
                  <w:iCs/>
                  <w:lang w:eastAsia="fr-FR"/>
                </w:rPr>
                <w:delText>8</w:delText>
              </w:r>
              <w:r w:rsidR="003D1367" w:rsidRPr="00A9323B" w:rsidDel="008E6AA8">
                <w:rPr>
                  <w:rFonts w:ascii="Arial" w:hAnsi="Arial" w:cs="Arial"/>
                  <w:iCs/>
                  <w:lang w:eastAsia="fr-FR"/>
                </w:rPr>
                <w:fldChar w:fldCharType="end"/>
              </w:r>
            </w:del>
            <w:ins w:id="342" w:author="lubrich" w:date="2020-03-31T15:22:00Z">
              <w:r w:rsidRPr="00A9323B">
                <w:rPr>
                  <w:rFonts w:ascii="Arial" w:hAnsi="Arial" w:cs="Arial"/>
                  <w:iCs/>
                  <w:lang w:eastAsia="fr-FR"/>
                </w:rPr>
                <w:t>x</w:t>
              </w:r>
            </w:ins>
            <w:r w:rsidRPr="00A9323B">
              <w:rPr>
                <w:rFonts w:ascii="Arial" w:hAnsi="Arial" w:cs="Arial"/>
                <w:iCs/>
                <w:lang w:eastAsia="fr-FR"/>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1..n</w:t>
            </w:r>
          </w:p>
        </w:tc>
      </w:tr>
      <w:tr w:rsidR="008E6AA8" w:rsidRPr="00287D81" w:rsidTr="00CE3338">
        <w:trPr>
          <w:cantSplit/>
          <w:trHeight w:hRule="exact" w:val="922"/>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E6AA8" w:rsidRPr="00287D81" w:rsidRDefault="00A9323B" w:rsidP="00682C74">
            <w:pPr>
              <w:pStyle w:val="Paragraphe"/>
              <w:numPr>
                <w:ilvl w:val="2"/>
                <w:numId w:val="7"/>
              </w:numPr>
              <w:tabs>
                <w:tab w:val="left" w:pos="2693"/>
              </w:tabs>
              <w:spacing w:after="0" w:line="240" w:lineRule="auto"/>
              <w:ind w:left="0"/>
              <w:jc w:val="left"/>
              <w:outlineLvl w:val="2"/>
              <w:rPr>
                <w:rFonts w:cs="Arial"/>
                <w:iCs/>
                <w:sz w:val="14"/>
                <w:szCs w:val="14"/>
              </w:rPr>
            </w:pPr>
            <w:r w:rsidRPr="00A9323B">
              <w:rPr>
                <w:rFonts w:cs="Arial"/>
                <w:iCs/>
                <w:sz w:val="14"/>
                <w:szCs w:val="14"/>
              </w:rPr>
              <w:t>1.3</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E6AA8" w:rsidRPr="00287D81" w:rsidRDefault="00A9323B" w:rsidP="00682C74">
            <w:pPr>
              <w:pStyle w:val="Paragraphe"/>
              <w:numPr>
                <w:ilvl w:val="2"/>
                <w:numId w:val="7"/>
              </w:numPr>
              <w:tabs>
                <w:tab w:val="left" w:pos="2693"/>
              </w:tabs>
              <w:spacing w:after="0" w:line="240" w:lineRule="auto"/>
              <w:ind w:left="0"/>
              <w:jc w:val="left"/>
              <w:outlineLvl w:val="2"/>
              <w:rPr>
                <w:rFonts w:cs="Arial"/>
                <w:iCs/>
                <w:sz w:val="14"/>
                <w:szCs w:val="14"/>
              </w:rPr>
            </w:pPr>
            <w:r w:rsidRPr="00A9323B">
              <w:rPr>
                <w:rFonts w:cs="Arial"/>
                <w:iCs/>
                <w:sz w:val="14"/>
                <w:szCs w:val="14"/>
              </w:rPr>
              <w:t>M</w:t>
            </w:r>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publisher</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proofErr w:type="spellStart"/>
            <w:r w:rsidRPr="00A9323B">
              <w:rPr>
                <w:rFonts w:ascii="Arial" w:hAnsi="Arial" w:cs="Arial"/>
                <w:iCs/>
                <w:lang w:eastAsia="fr-FR"/>
              </w:rPr>
              <w:t>dct:publisher</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proofErr w:type="spellStart"/>
            <w:r w:rsidRPr="00A9323B">
              <w:rPr>
                <w:rFonts w:ascii="Arial" w:hAnsi="Arial" w:cs="Arial"/>
                <w:iCs/>
                <w:lang w:eastAsia="fr-FR"/>
              </w:rPr>
              <w:t>foaf:Agent</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 xml:space="preserve">This property refers to an entity (organisation) responsible for making the </w:t>
            </w:r>
            <w:del w:id="343" w:author="lubrich" w:date="2020-03-31T15:22:00Z">
              <w:r w:rsidRPr="00A9323B">
                <w:rPr>
                  <w:rFonts w:ascii="Arial" w:hAnsi="Arial" w:cs="Arial"/>
                  <w:iCs/>
                  <w:lang w:eastAsia="fr-FR"/>
                </w:rPr>
                <w:delText xml:space="preserve">Catalogue </w:delText>
              </w:r>
            </w:del>
            <w:ins w:id="344" w:author="lubrich" w:date="2020-03-31T15:22:00Z">
              <w:r w:rsidRPr="00A9323B">
                <w:rPr>
                  <w:rFonts w:ascii="Arial" w:hAnsi="Arial" w:cs="Arial"/>
                  <w:iCs/>
                  <w:lang w:eastAsia="fr-FR"/>
                </w:rPr>
                <w:t xml:space="preserve">NAP </w:t>
              </w:r>
            </w:ins>
            <w:r w:rsidRPr="00A9323B">
              <w:rPr>
                <w:rFonts w:ascii="Arial" w:hAnsi="Arial" w:cs="Arial"/>
                <w:iCs/>
                <w:lang w:eastAsia="fr-FR"/>
              </w:rPr>
              <w:t xml:space="preserve">available. </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1..1</w:t>
            </w:r>
          </w:p>
        </w:tc>
      </w:tr>
      <w:tr w:rsidR="008E6AA8" w:rsidRPr="00287D81" w:rsidTr="00CE3338">
        <w:trPr>
          <w:cantSplit/>
          <w:trHeight w:hRule="exact" w:val="1092"/>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E6AA8" w:rsidRPr="00287D81" w:rsidRDefault="00A9323B" w:rsidP="00682C74">
            <w:pPr>
              <w:pStyle w:val="Paragraphe"/>
              <w:numPr>
                <w:ilvl w:val="2"/>
                <w:numId w:val="7"/>
              </w:numPr>
              <w:tabs>
                <w:tab w:val="left" w:pos="2693"/>
              </w:tabs>
              <w:spacing w:after="0" w:line="240" w:lineRule="auto"/>
              <w:ind w:left="0"/>
              <w:jc w:val="left"/>
              <w:outlineLvl w:val="2"/>
              <w:rPr>
                <w:rFonts w:cs="Arial"/>
                <w:iCs/>
                <w:sz w:val="14"/>
                <w:szCs w:val="14"/>
              </w:rPr>
            </w:pPr>
            <w:r w:rsidRPr="00A9323B">
              <w:rPr>
                <w:rFonts w:cs="Arial"/>
                <w:iCs/>
                <w:sz w:val="14"/>
                <w:szCs w:val="14"/>
              </w:rPr>
              <w:lastRenderedPageBreak/>
              <w:t>1.4</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E6AA8" w:rsidRPr="00287D81" w:rsidRDefault="00A9323B" w:rsidP="00682C74">
            <w:pPr>
              <w:pStyle w:val="Paragraphe"/>
              <w:numPr>
                <w:ilvl w:val="2"/>
                <w:numId w:val="7"/>
              </w:numPr>
              <w:tabs>
                <w:tab w:val="left" w:pos="2693"/>
              </w:tabs>
              <w:spacing w:after="0" w:line="240" w:lineRule="auto"/>
              <w:ind w:left="0"/>
              <w:jc w:val="left"/>
              <w:outlineLvl w:val="2"/>
              <w:rPr>
                <w:rFonts w:cs="Arial"/>
                <w:iCs/>
                <w:sz w:val="14"/>
                <w:szCs w:val="14"/>
              </w:rPr>
            </w:pPr>
            <w:r w:rsidRPr="00A9323B">
              <w:rPr>
                <w:rFonts w:cs="Arial"/>
                <w:iCs/>
                <w:sz w:val="14"/>
                <w:szCs w:val="14"/>
              </w:rPr>
              <w:t>M</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title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proofErr w:type="spellStart"/>
            <w:r w:rsidRPr="00A9323B">
              <w:rPr>
                <w:rFonts w:ascii="Arial" w:hAnsi="Arial" w:cs="Arial"/>
                <w:iCs/>
                <w:lang w:eastAsia="fr-FR"/>
              </w:rPr>
              <w:t>dct:title</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proofErr w:type="spellStart"/>
            <w:r w:rsidRPr="00A9323B">
              <w:rPr>
                <w:rFonts w:ascii="Arial" w:hAnsi="Arial" w:cs="Arial"/>
                <w:iCs/>
                <w:lang w:eastAsia="fr-FR"/>
              </w:rPr>
              <w:t>rdfs:Literal</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 xml:space="preserve">This property contains a name given to the </w:t>
            </w:r>
            <w:del w:id="345" w:author="lubrich" w:date="2020-03-31T15:47:00Z">
              <w:r w:rsidRPr="00A9323B">
                <w:rPr>
                  <w:rFonts w:ascii="Arial" w:hAnsi="Arial" w:cs="Arial"/>
                  <w:iCs/>
                  <w:lang w:eastAsia="fr-FR"/>
                </w:rPr>
                <w:delText>Catalogue</w:delText>
              </w:r>
            </w:del>
            <w:ins w:id="346" w:author="lubrich" w:date="2020-03-31T15:47:00Z">
              <w:r w:rsidRPr="00A9323B">
                <w:rPr>
                  <w:rFonts w:ascii="Arial" w:hAnsi="Arial" w:cs="Arial"/>
                  <w:iCs/>
                  <w:lang w:eastAsia="fr-FR"/>
                </w:rPr>
                <w:t>NAP</w:t>
              </w:r>
            </w:ins>
            <w:r w:rsidRPr="00A9323B">
              <w:rPr>
                <w:rFonts w:ascii="Arial" w:hAnsi="Arial" w:cs="Arial"/>
                <w:iCs/>
                <w:lang w:eastAsia="fr-FR"/>
              </w:rPr>
              <w:t>. This property can be repeated for parallel language versions of the name.</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1..n</w:t>
            </w:r>
          </w:p>
        </w:tc>
      </w:tr>
      <w:tr w:rsidR="008E6AA8" w:rsidRPr="00287D81" w:rsidTr="00D21387">
        <w:trPr>
          <w:cantSplit/>
          <w:trHeight w:hRule="exact" w:val="135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682C74">
            <w:pPr>
              <w:pStyle w:val="Paragraphe"/>
              <w:numPr>
                <w:ilvl w:val="2"/>
                <w:numId w:val="7"/>
              </w:numPr>
              <w:tabs>
                <w:tab w:val="left" w:pos="2693"/>
              </w:tabs>
              <w:spacing w:after="0" w:line="240" w:lineRule="auto"/>
              <w:ind w:left="0"/>
              <w:jc w:val="left"/>
              <w:outlineLvl w:val="2"/>
              <w:rPr>
                <w:rFonts w:cs="Arial"/>
                <w:iCs/>
                <w:sz w:val="14"/>
                <w:szCs w:val="14"/>
              </w:rPr>
            </w:pPr>
            <w:r w:rsidRPr="00A9323B">
              <w:rPr>
                <w:rFonts w:cs="Arial"/>
                <w:iCs/>
                <w:sz w:val="14"/>
                <w:szCs w:val="14"/>
              </w:rPr>
              <w:t>1.5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682C74">
            <w:pPr>
              <w:pStyle w:val="Paragraphe"/>
              <w:numPr>
                <w:ilvl w:val="2"/>
                <w:numId w:val="7"/>
              </w:numPr>
              <w:tabs>
                <w:tab w:val="left" w:pos="2693"/>
              </w:tabs>
              <w:spacing w:after="0" w:line="240" w:lineRule="auto"/>
              <w:ind w:left="0"/>
              <w:jc w:val="left"/>
              <w:outlineLvl w:val="2"/>
              <w:rPr>
                <w:rFonts w:cs="Arial"/>
                <w:iCs/>
                <w:sz w:val="14"/>
                <w:szCs w:val="14"/>
              </w:rPr>
            </w:pPr>
            <w:r w:rsidRPr="00A9323B">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homepage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proofErr w:type="spellStart"/>
            <w:r w:rsidRPr="00A9323B">
              <w:rPr>
                <w:rFonts w:ascii="Arial" w:hAnsi="Arial" w:cs="Arial"/>
                <w:iCs/>
                <w:lang w:eastAsia="fr-FR"/>
              </w:rPr>
              <w:t>foaf:homepage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proofErr w:type="spellStart"/>
            <w:r w:rsidRPr="00A9323B">
              <w:rPr>
                <w:rFonts w:ascii="Arial" w:hAnsi="Arial" w:cs="Arial"/>
                <w:iCs/>
                <w:lang w:eastAsia="fr-FR"/>
              </w:rPr>
              <w:t>foaf:Document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 xml:space="preserve">This property refers to a web page that acts as the main page for the </w:t>
            </w:r>
            <w:del w:id="347" w:author="lubrich" w:date="2020-03-31T15:50:00Z">
              <w:r w:rsidRPr="00A9323B">
                <w:rPr>
                  <w:rFonts w:ascii="Arial" w:hAnsi="Arial" w:cs="Arial"/>
                  <w:iCs/>
                  <w:lang w:eastAsia="fr-FR"/>
                </w:rPr>
                <w:delText>Catalogue</w:delText>
              </w:r>
            </w:del>
            <w:ins w:id="348" w:author="lubrich" w:date="2020-03-31T15:50:00Z">
              <w:r w:rsidRPr="00A9323B">
                <w:rPr>
                  <w:rFonts w:ascii="Arial" w:hAnsi="Arial" w:cs="Arial"/>
                  <w:iCs/>
                  <w:lang w:eastAsia="fr-FR"/>
                </w:rPr>
                <w:t>NAP</w:t>
              </w:r>
            </w:ins>
            <w:r w:rsidRPr="00A9323B">
              <w:rPr>
                <w:rFonts w:ascii="Arial" w:hAnsi="Arial" w:cs="Arial"/>
                <w:iCs/>
                <w:lang w:eastAsia="fr-FR"/>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0..1</w:t>
            </w:r>
          </w:p>
        </w:tc>
      </w:tr>
      <w:tr w:rsidR="008E6AA8" w:rsidRPr="00287D81" w:rsidTr="00CE3338">
        <w:trPr>
          <w:cantSplit/>
          <w:trHeight w:hRule="exact" w:val="163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682C74">
            <w:pPr>
              <w:pStyle w:val="Paragraphe"/>
              <w:spacing w:after="0" w:line="240" w:lineRule="auto"/>
              <w:ind w:left="0"/>
              <w:jc w:val="left"/>
              <w:rPr>
                <w:rFonts w:cs="Arial"/>
                <w:iCs/>
                <w:sz w:val="14"/>
                <w:szCs w:val="14"/>
              </w:rPr>
            </w:pPr>
            <w:r w:rsidRPr="00A9323B">
              <w:rPr>
                <w:rFonts w:cs="Arial"/>
                <w:iCs/>
                <w:sz w:val="14"/>
                <w:szCs w:val="14"/>
              </w:rPr>
              <w:t>1.6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682C74">
            <w:pPr>
              <w:pStyle w:val="Paragraphe"/>
              <w:spacing w:after="0" w:line="240" w:lineRule="auto"/>
              <w:ind w:left="0"/>
              <w:jc w:val="left"/>
              <w:rPr>
                <w:rFonts w:cs="Arial"/>
                <w:iCs/>
                <w:sz w:val="14"/>
                <w:szCs w:val="14"/>
              </w:rPr>
            </w:pPr>
            <w:r w:rsidRPr="00A9323B">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language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proofErr w:type="spellStart"/>
            <w:r w:rsidRPr="00A9323B">
              <w:rPr>
                <w:rFonts w:ascii="Arial" w:hAnsi="Arial" w:cs="Arial"/>
                <w:iCs/>
                <w:lang w:eastAsia="fr-FR"/>
              </w:rPr>
              <w:t>dct:language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proofErr w:type="spellStart"/>
            <w:r w:rsidRPr="00A9323B">
              <w:rPr>
                <w:rFonts w:ascii="Arial" w:hAnsi="Arial" w:cs="Arial"/>
                <w:iCs/>
                <w:lang w:eastAsia="fr-FR"/>
              </w:rPr>
              <w:t>dct:LinguisticSystem</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 xml:space="preserve">This property refers to a language used in the textual metadata describing titles, descriptions, etc. of the Datasets in the </w:t>
            </w:r>
            <w:del w:id="349" w:author="lubrich" w:date="2020-03-31T15:51:00Z">
              <w:r w:rsidRPr="00A9323B">
                <w:rPr>
                  <w:rFonts w:ascii="Arial" w:hAnsi="Arial" w:cs="Arial"/>
                  <w:iCs/>
                  <w:lang w:eastAsia="fr-FR"/>
                </w:rPr>
                <w:delText>Catalogue</w:delText>
              </w:r>
            </w:del>
            <w:ins w:id="350" w:author="lubrich" w:date="2020-03-31T15:51:00Z">
              <w:r w:rsidRPr="00A9323B">
                <w:rPr>
                  <w:rFonts w:ascii="Arial" w:hAnsi="Arial" w:cs="Arial"/>
                  <w:iCs/>
                  <w:lang w:eastAsia="fr-FR"/>
                </w:rPr>
                <w:t>NAP</w:t>
              </w:r>
            </w:ins>
            <w:r w:rsidRPr="00A9323B">
              <w:rPr>
                <w:rFonts w:ascii="Arial" w:hAnsi="Arial" w:cs="Arial"/>
                <w:iCs/>
                <w:lang w:eastAsia="fr-FR"/>
              </w:rPr>
              <w:t>. This property can be repeated if the metadata is provided in multiple languages.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0..n</w:t>
            </w:r>
          </w:p>
        </w:tc>
      </w:tr>
      <w:tr w:rsidR="008E6AA8" w:rsidRPr="00287D81" w:rsidTr="00CE3338">
        <w:trPr>
          <w:cantSplit/>
          <w:trHeight w:hRule="exact" w:val="93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682C74">
            <w:pPr>
              <w:pStyle w:val="Paragraphe"/>
              <w:spacing w:after="0" w:line="240" w:lineRule="auto"/>
              <w:ind w:left="0"/>
              <w:jc w:val="left"/>
              <w:rPr>
                <w:rFonts w:cs="Arial"/>
                <w:iCs/>
                <w:sz w:val="14"/>
                <w:szCs w:val="14"/>
              </w:rPr>
            </w:pPr>
            <w:r w:rsidRPr="00A9323B">
              <w:rPr>
                <w:rFonts w:cs="Arial"/>
                <w:iCs/>
                <w:sz w:val="14"/>
                <w:szCs w:val="14"/>
              </w:rPr>
              <w:t>1.7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682C74">
            <w:pPr>
              <w:pStyle w:val="Paragraphe"/>
              <w:spacing w:after="0" w:line="240" w:lineRule="auto"/>
              <w:ind w:left="0"/>
              <w:jc w:val="left"/>
              <w:rPr>
                <w:rFonts w:cs="Arial"/>
                <w:iCs/>
                <w:sz w:val="14"/>
                <w:szCs w:val="14"/>
              </w:rPr>
            </w:pPr>
            <w:r w:rsidRPr="00A9323B">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licence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proofErr w:type="spellStart"/>
            <w:r w:rsidRPr="00A9323B">
              <w:rPr>
                <w:rFonts w:ascii="Arial" w:hAnsi="Arial" w:cs="Arial"/>
                <w:iCs/>
                <w:lang w:eastAsia="fr-FR"/>
              </w:rPr>
              <w:t>dct:license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proofErr w:type="spellStart"/>
            <w:r w:rsidRPr="00A9323B">
              <w:rPr>
                <w:rFonts w:ascii="Arial" w:hAnsi="Arial" w:cs="Arial"/>
                <w:iCs/>
                <w:lang w:eastAsia="fr-FR"/>
              </w:rPr>
              <w:t>dct:LicenseDocument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 xml:space="preserve">This property refers to the licence under which the </w:t>
            </w:r>
            <w:del w:id="351" w:author="lubrich" w:date="2020-03-31T15:51:00Z">
              <w:r w:rsidRPr="00A9323B">
                <w:rPr>
                  <w:rFonts w:ascii="Arial" w:hAnsi="Arial" w:cs="Arial"/>
                  <w:iCs/>
                  <w:lang w:eastAsia="fr-FR"/>
                </w:rPr>
                <w:delText xml:space="preserve">Catalogue </w:delText>
              </w:r>
            </w:del>
            <w:ins w:id="352" w:author="lubrich" w:date="2020-03-31T15:51:00Z">
              <w:r w:rsidRPr="00A9323B">
                <w:rPr>
                  <w:rFonts w:ascii="Arial" w:hAnsi="Arial" w:cs="Arial"/>
                  <w:iCs/>
                  <w:lang w:eastAsia="fr-FR"/>
                </w:rPr>
                <w:t xml:space="preserve">NAP </w:t>
              </w:r>
            </w:ins>
            <w:r w:rsidRPr="00A9323B">
              <w:rPr>
                <w:rFonts w:ascii="Arial" w:hAnsi="Arial" w:cs="Arial"/>
                <w:iCs/>
                <w:lang w:eastAsia="fr-FR"/>
              </w:rPr>
              <w:t>can be used or reused.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0..1</w:t>
            </w:r>
          </w:p>
        </w:tc>
      </w:tr>
      <w:tr w:rsidR="008E6AA8" w:rsidRPr="00287D81" w:rsidTr="00CE3338">
        <w:trPr>
          <w:cantSplit/>
          <w:trHeight w:hRule="exact" w:val="93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682C74">
            <w:pPr>
              <w:pStyle w:val="Paragraphe"/>
              <w:spacing w:after="0" w:line="240" w:lineRule="auto"/>
              <w:ind w:left="0"/>
              <w:jc w:val="left"/>
              <w:rPr>
                <w:rFonts w:cs="Arial"/>
                <w:iCs/>
                <w:sz w:val="14"/>
                <w:szCs w:val="14"/>
              </w:rPr>
            </w:pPr>
            <w:r w:rsidRPr="00A9323B">
              <w:rPr>
                <w:rFonts w:cs="Arial"/>
                <w:iCs/>
                <w:sz w:val="14"/>
                <w:szCs w:val="14"/>
              </w:rPr>
              <w:t>1.8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682C74">
            <w:pPr>
              <w:pStyle w:val="Paragraphe"/>
              <w:spacing w:after="0" w:line="240" w:lineRule="auto"/>
              <w:ind w:left="0"/>
              <w:jc w:val="left"/>
              <w:rPr>
                <w:rFonts w:cs="Arial"/>
                <w:iCs/>
                <w:sz w:val="14"/>
                <w:szCs w:val="14"/>
              </w:rPr>
            </w:pPr>
            <w:r w:rsidRPr="00A9323B">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release date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proofErr w:type="spellStart"/>
            <w:r w:rsidRPr="00A9323B">
              <w:rPr>
                <w:rFonts w:ascii="Arial" w:hAnsi="Arial" w:cs="Arial"/>
                <w:iCs/>
                <w:lang w:eastAsia="fr-FR"/>
              </w:rPr>
              <w:t>dct:issued</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proofErr w:type="spellStart"/>
            <w:r w:rsidRPr="00A9323B">
              <w:rPr>
                <w:rFonts w:ascii="Arial" w:hAnsi="Arial" w:cs="Arial"/>
                <w:iCs/>
                <w:lang w:eastAsia="fr-FR"/>
              </w:rPr>
              <w:t>rdfs:Literal</w:t>
            </w:r>
            <w:proofErr w:type="spellEnd"/>
            <w:r w:rsidRPr="00A9323B">
              <w:rPr>
                <w:rFonts w:ascii="Arial" w:hAnsi="Arial" w:cs="Arial"/>
                <w:iCs/>
                <w:lang w:eastAsia="fr-FR"/>
              </w:rPr>
              <w:t xml:space="preserve"> typed as </w:t>
            </w:r>
            <w:proofErr w:type="spellStart"/>
            <w:r w:rsidRPr="00A9323B">
              <w:rPr>
                <w:rFonts w:ascii="Arial" w:hAnsi="Arial" w:cs="Arial"/>
                <w:iCs/>
                <w:lang w:eastAsia="fr-FR"/>
              </w:rPr>
              <w:t>xsd:date</w:t>
            </w:r>
            <w:proofErr w:type="spellEnd"/>
            <w:r w:rsidRPr="00A9323B">
              <w:rPr>
                <w:rFonts w:ascii="Arial" w:hAnsi="Arial" w:cs="Arial"/>
                <w:iCs/>
                <w:lang w:eastAsia="fr-FR"/>
              </w:rPr>
              <w:t xml:space="preserve"> or </w:t>
            </w:r>
            <w:proofErr w:type="spellStart"/>
            <w:r w:rsidRPr="00A9323B">
              <w:rPr>
                <w:rFonts w:ascii="Arial" w:hAnsi="Arial" w:cs="Arial"/>
                <w:iCs/>
                <w:lang w:eastAsia="fr-FR"/>
              </w:rPr>
              <w:t>xsd:dateTime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 xml:space="preserve">This property contains the date of formal issuance (e.g., publication) of the </w:t>
            </w:r>
            <w:del w:id="353" w:author="lubrich" w:date="2020-03-31T15:51:00Z">
              <w:r w:rsidRPr="00A9323B">
                <w:rPr>
                  <w:rFonts w:ascii="Arial" w:hAnsi="Arial" w:cs="Arial"/>
                  <w:iCs/>
                  <w:lang w:eastAsia="fr-FR"/>
                </w:rPr>
                <w:delText>Catalogue</w:delText>
              </w:r>
            </w:del>
            <w:ins w:id="354" w:author="lubrich" w:date="2020-03-31T15:51:00Z">
              <w:r w:rsidRPr="00A9323B">
                <w:rPr>
                  <w:rFonts w:ascii="Arial" w:hAnsi="Arial" w:cs="Arial"/>
                  <w:iCs/>
                  <w:lang w:eastAsia="fr-FR"/>
                </w:rPr>
                <w:t>NAP</w:t>
              </w:r>
            </w:ins>
            <w:r w:rsidRPr="00A9323B">
              <w:rPr>
                <w:rFonts w:ascii="Arial" w:hAnsi="Arial" w:cs="Arial"/>
                <w:iCs/>
                <w:lang w:eastAsia="fr-FR"/>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4B2B39">
            <w:pPr>
              <w:pStyle w:val="Tableentry"/>
              <w:jc w:val="left"/>
              <w:rPr>
                <w:rFonts w:ascii="Arial" w:hAnsi="Arial" w:cs="Arial"/>
                <w:iCs/>
                <w:lang w:eastAsia="fr-FR"/>
              </w:rPr>
            </w:pPr>
            <w:r w:rsidRPr="00A9323B">
              <w:rPr>
                <w:rFonts w:ascii="Arial" w:hAnsi="Arial" w:cs="Arial"/>
                <w:iCs/>
                <w:lang w:eastAsia="fr-FR"/>
              </w:rPr>
              <w:t>0..1</w:t>
            </w:r>
          </w:p>
        </w:tc>
      </w:tr>
      <w:tr w:rsidR="008E6AA8" w:rsidRPr="00287D81" w:rsidTr="00CE3338">
        <w:trPr>
          <w:cantSplit/>
          <w:trHeight w:hRule="exact" w:val="94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682C74">
            <w:pPr>
              <w:pStyle w:val="Paragraphe"/>
              <w:spacing w:after="0" w:line="240" w:lineRule="auto"/>
              <w:ind w:left="0"/>
              <w:jc w:val="left"/>
              <w:rPr>
                <w:rFonts w:cs="Arial"/>
                <w:iCs/>
                <w:sz w:val="14"/>
                <w:szCs w:val="14"/>
              </w:rPr>
            </w:pPr>
            <w:r w:rsidRPr="00A9323B">
              <w:rPr>
                <w:rFonts w:cs="Arial"/>
                <w:iCs/>
                <w:sz w:val="14"/>
                <w:szCs w:val="14"/>
              </w:rPr>
              <w:t>1.9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E01651" w:rsidP="00682C74">
            <w:pPr>
              <w:pStyle w:val="Paragraphe"/>
              <w:spacing w:after="0" w:line="240" w:lineRule="auto"/>
              <w:ind w:left="0"/>
              <w:jc w:val="left"/>
              <w:rPr>
                <w:rFonts w:cs="Arial"/>
                <w:iCs/>
                <w:sz w:val="14"/>
                <w:szCs w:val="14"/>
              </w:rPr>
            </w:pPr>
            <w:r w:rsidRPr="00D21387">
              <w:rPr>
                <w:rFonts w:cs="Arial"/>
                <w:iCs/>
                <w:sz w:val="16"/>
                <w:szCs w:val="16"/>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682C74">
            <w:pPr>
              <w:pStyle w:val="Tableentry"/>
              <w:jc w:val="left"/>
              <w:rPr>
                <w:rFonts w:ascii="Arial" w:hAnsi="Arial" w:cs="Arial"/>
                <w:iCs/>
                <w:lang w:eastAsia="fr-FR"/>
              </w:rPr>
            </w:pPr>
            <w:r w:rsidRPr="00A9323B">
              <w:rPr>
                <w:rFonts w:ascii="Arial" w:hAnsi="Arial" w:cs="Arial"/>
                <w:iCs/>
                <w:lang w:eastAsia="fr-FR"/>
              </w:rPr>
              <w:t>spatial/ geographic</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682C74">
            <w:pPr>
              <w:pStyle w:val="Tableentry"/>
              <w:jc w:val="left"/>
              <w:rPr>
                <w:rFonts w:ascii="Arial" w:hAnsi="Arial" w:cs="Arial"/>
                <w:iCs/>
                <w:lang w:eastAsia="fr-FR"/>
              </w:rPr>
            </w:pPr>
            <w:proofErr w:type="spellStart"/>
            <w:r w:rsidRPr="00A9323B">
              <w:rPr>
                <w:rFonts w:ascii="Arial" w:hAnsi="Arial" w:cs="Arial"/>
                <w:iCs/>
                <w:lang w:eastAsia="fr-FR"/>
              </w:rPr>
              <w:t>dct:spatial</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682C74">
            <w:pPr>
              <w:pStyle w:val="Tableentry"/>
              <w:jc w:val="left"/>
              <w:rPr>
                <w:rFonts w:ascii="Arial" w:hAnsi="Arial" w:cs="Arial"/>
                <w:iCs/>
                <w:lang w:eastAsia="fr-FR"/>
              </w:rPr>
            </w:pPr>
            <w:proofErr w:type="spellStart"/>
            <w:r w:rsidRPr="00A9323B">
              <w:rPr>
                <w:rFonts w:ascii="Arial" w:hAnsi="Arial" w:cs="Arial"/>
                <w:iCs/>
                <w:lang w:eastAsia="fr-FR"/>
              </w:rPr>
              <w:t>dct:Location</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682C74">
            <w:pPr>
              <w:pStyle w:val="Tableentry"/>
              <w:jc w:val="left"/>
              <w:rPr>
                <w:rFonts w:ascii="Arial" w:hAnsi="Arial" w:cs="Arial"/>
                <w:iCs/>
                <w:lang w:eastAsia="fr-FR"/>
              </w:rPr>
            </w:pPr>
            <w:r w:rsidRPr="00A9323B">
              <w:rPr>
                <w:rFonts w:ascii="Arial" w:hAnsi="Arial" w:cs="Arial"/>
                <w:iCs/>
                <w:lang w:eastAsia="fr-FR"/>
              </w:rPr>
              <w:t xml:space="preserve">This property refers to a geographical area covered by the </w:t>
            </w:r>
            <w:del w:id="355" w:author="lubrich" w:date="2020-03-31T15:52:00Z">
              <w:r w:rsidRPr="00A9323B">
                <w:rPr>
                  <w:rFonts w:ascii="Arial" w:hAnsi="Arial" w:cs="Arial"/>
                  <w:iCs/>
                  <w:lang w:eastAsia="fr-FR"/>
                </w:rPr>
                <w:delText>Catalogue</w:delText>
              </w:r>
            </w:del>
            <w:ins w:id="356" w:author="lubrich" w:date="2020-03-31T15:52:00Z">
              <w:r w:rsidRPr="00A9323B">
                <w:rPr>
                  <w:rFonts w:ascii="Arial" w:hAnsi="Arial" w:cs="Arial"/>
                  <w:iCs/>
                  <w:lang w:eastAsia="fr-FR"/>
                </w:rPr>
                <w:t>NAP, which is usually a country</w:t>
              </w:r>
            </w:ins>
            <w:r w:rsidRPr="00A9323B">
              <w:rPr>
                <w:rFonts w:ascii="Arial" w:hAnsi="Arial" w:cs="Arial"/>
                <w:iCs/>
                <w:lang w:eastAsia="fr-FR"/>
              </w:rPr>
              <w:t xml:space="preserve">. </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E01651" w:rsidP="00682C74">
            <w:pPr>
              <w:pStyle w:val="Tableentry"/>
              <w:jc w:val="left"/>
              <w:rPr>
                <w:rFonts w:ascii="Arial" w:hAnsi="Arial" w:cs="Arial"/>
                <w:iCs/>
                <w:lang w:eastAsia="fr-FR"/>
              </w:rPr>
            </w:pPr>
            <w:r w:rsidRPr="004B2B39">
              <w:rPr>
                <w:rFonts w:ascii="Arial" w:hAnsi="Arial" w:cs="Arial"/>
                <w:iCs/>
                <w:lang w:eastAsia="fr-FR"/>
              </w:rPr>
              <w:t>0..n</w:t>
            </w:r>
          </w:p>
        </w:tc>
      </w:tr>
      <w:tr w:rsidR="008E6AA8" w:rsidRPr="00287D81" w:rsidTr="00CE3338">
        <w:trPr>
          <w:cantSplit/>
          <w:trHeight w:hRule="exact" w:val="220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1.10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CE3338">
            <w:pPr>
              <w:pStyle w:val="Tableentry"/>
              <w:jc w:val="left"/>
              <w:rPr>
                <w:rFonts w:ascii="Arial" w:hAnsi="Arial" w:cs="Arial"/>
                <w:iCs/>
                <w:lang w:eastAsia="fr-FR"/>
              </w:rPr>
            </w:pPr>
            <w:r w:rsidRPr="00A9323B">
              <w:rPr>
                <w:rFonts w:ascii="Arial" w:hAnsi="Arial" w:cs="Arial"/>
                <w:iCs/>
                <w:lang w:eastAsia="fr-FR"/>
              </w:rPr>
              <w:t>themes</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CE3338">
            <w:pPr>
              <w:pStyle w:val="Tableentry"/>
              <w:jc w:val="left"/>
              <w:rPr>
                <w:rFonts w:ascii="Arial" w:hAnsi="Arial" w:cs="Arial"/>
                <w:iCs/>
                <w:lang w:eastAsia="fr-FR"/>
              </w:rPr>
            </w:pPr>
            <w:proofErr w:type="spellStart"/>
            <w:r w:rsidRPr="00A9323B">
              <w:rPr>
                <w:rFonts w:ascii="Arial" w:hAnsi="Arial" w:cs="Arial"/>
                <w:iCs/>
                <w:lang w:eastAsia="fr-FR"/>
              </w:rPr>
              <w:t>dcat:themeTaxonomy</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CE3338">
            <w:pPr>
              <w:pStyle w:val="Tableentry"/>
              <w:jc w:val="left"/>
              <w:rPr>
                <w:rFonts w:ascii="Arial" w:hAnsi="Arial" w:cs="Arial"/>
                <w:iCs/>
                <w:lang w:eastAsia="fr-FR"/>
              </w:rPr>
            </w:pPr>
            <w:proofErr w:type="spellStart"/>
            <w:r w:rsidRPr="00A9323B">
              <w:rPr>
                <w:rFonts w:ascii="Arial" w:hAnsi="Arial" w:cs="Arial"/>
                <w:iCs/>
                <w:lang w:eastAsia="fr-FR"/>
              </w:rPr>
              <w:t>skos:ConceptScheme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CE3338">
            <w:pPr>
              <w:pStyle w:val="Tableentry"/>
              <w:jc w:val="left"/>
              <w:rPr>
                <w:ins w:id="357" w:author="lubrich" w:date="2020-03-31T16:05:00Z"/>
                <w:rFonts w:ascii="Arial" w:hAnsi="Arial" w:cs="Arial"/>
                <w:iCs/>
                <w:lang w:eastAsia="fr-FR"/>
              </w:rPr>
            </w:pPr>
            <w:r w:rsidRPr="00A9323B">
              <w:rPr>
                <w:rFonts w:ascii="Arial" w:hAnsi="Arial" w:cs="Arial"/>
                <w:iCs/>
                <w:lang w:eastAsia="fr-FR"/>
              </w:rPr>
              <w:t xml:space="preserve">This property refers to a knowledge organization system used to classify the </w:t>
            </w:r>
            <w:del w:id="358" w:author="lubrich" w:date="2020-03-31T15:55:00Z">
              <w:r w:rsidRPr="00A9323B">
                <w:rPr>
                  <w:rFonts w:ascii="Arial" w:hAnsi="Arial" w:cs="Arial"/>
                  <w:iCs/>
                  <w:lang w:eastAsia="fr-FR"/>
                </w:rPr>
                <w:delText xml:space="preserve">Catalogue's </w:delText>
              </w:r>
            </w:del>
            <w:ins w:id="359" w:author="lubrich" w:date="2020-03-31T15:55:00Z">
              <w:r w:rsidRPr="00A9323B">
                <w:rPr>
                  <w:rFonts w:ascii="Arial" w:hAnsi="Arial" w:cs="Arial"/>
                  <w:iCs/>
                  <w:lang w:eastAsia="fr-FR"/>
                </w:rPr>
                <w:t xml:space="preserve">NAP’s </w:t>
              </w:r>
            </w:ins>
            <w:r w:rsidRPr="00A9323B">
              <w:rPr>
                <w:rFonts w:ascii="Arial" w:hAnsi="Arial" w:cs="Arial"/>
                <w:iCs/>
                <w:lang w:eastAsia="fr-FR"/>
              </w:rPr>
              <w:t>Datasets.</w:t>
            </w:r>
          </w:p>
          <w:p w:rsidR="00F16BEC" w:rsidRPr="00682C74" w:rsidRDefault="00A9323B" w:rsidP="00CE3338">
            <w:pPr>
              <w:pStyle w:val="Tableentry"/>
              <w:jc w:val="left"/>
              <w:rPr>
                <w:rFonts w:ascii="Arial" w:hAnsi="Arial" w:cs="Arial"/>
                <w:iCs/>
                <w:lang w:eastAsia="fr-FR"/>
              </w:rPr>
            </w:pPr>
            <w:ins w:id="360" w:author="lubrich" w:date="2020-03-31T16:05:00Z">
              <w:r w:rsidRPr="00A9323B">
                <w:rPr>
                  <w:rFonts w:ascii="Arial" w:hAnsi="Arial" w:cs="Arial"/>
                  <w:iCs/>
                  <w:lang w:eastAsia="fr-FR"/>
                </w:rPr>
                <w:t>It is recommended to use</w:t>
              </w:r>
            </w:ins>
            <w:ins w:id="361" w:author="lubrich" w:date="2020-03-31T16:06:00Z">
              <w:r w:rsidRPr="00A9323B">
                <w:rPr>
                  <w:rFonts w:ascii="Arial" w:hAnsi="Arial" w:cs="Arial"/>
                  <w:iCs/>
                  <w:lang w:eastAsia="fr-FR"/>
                </w:rPr>
                <w:t xml:space="preserve"> the following value for each NAP:</w:t>
              </w:r>
            </w:ins>
            <w:ins w:id="362" w:author="lubrich" w:date="2020-03-31T16:05:00Z">
              <w:r w:rsidRPr="00A9323B">
                <w:rPr>
                  <w:rFonts w:ascii="Arial" w:hAnsi="Arial" w:cs="Arial"/>
                  <w:iCs/>
                  <w:lang w:eastAsia="fr-FR"/>
                </w:rPr>
                <w:t xml:space="preserve"> rdf:resource="http://publications.europa.eu/resource/authority/data-theme"/</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CE3338">
            <w:pPr>
              <w:pStyle w:val="Tableentry"/>
              <w:jc w:val="left"/>
              <w:rPr>
                <w:rFonts w:ascii="Arial" w:hAnsi="Arial" w:cs="Arial"/>
                <w:iCs/>
                <w:lang w:eastAsia="fr-FR"/>
              </w:rPr>
            </w:pPr>
            <w:r w:rsidRPr="00A9323B">
              <w:rPr>
                <w:rFonts w:ascii="Arial" w:hAnsi="Arial" w:cs="Arial"/>
                <w:iCs/>
                <w:lang w:eastAsia="fr-FR"/>
              </w:rPr>
              <w:t>0..n</w:t>
            </w:r>
          </w:p>
        </w:tc>
      </w:tr>
      <w:tr w:rsidR="008E6AA8" w:rsidRPr="00287D81" w:rsidTr="00CE3338">
        <w:trPr>
          <w:cantSplit/>
          <w:trHeight w:hRule="exact" w:val="119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1.11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CE3338">
            <w:pPr>
              <w:pStyle w:val="Tableentry"/>
              <w:jc w:val="left"/>
              <w:rPr>
                <w:rFonts w:ascii="Arial" w:hAnsi="Arial" w:cs="Arial"/>
                <w:iCs/>
                <w:lang w:eastAsia="fr-FR"/>
              </w:rPr>
            </w:pPr>
            <w:r w:rsidRPr="00A9323B">
              <w:rPr>
                <w:rFonts w:ascii="Arial" w:hAnsi="Arial" w:cs="Arial"/>
                <w:iCs/>
                <w:lang w:eastAsia="fr-FR"/>
              </w:rPr>
              <w:t>update/ modification date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CE3338">
            <w:pPr>
              <w:pStyle w:val="Tableentry"/>
              <w:jc w:val="left"/>
              <w:rPr>
                <w:rFonts w:ascii="Arial" w:hAnsi="Arial" w:cs="Arial"/>
                <w:iCs/>
                <w:lang w:eastAsia="fr-FR"/>
              </w:rPr>
            </w:pPr>
            <w:proofErr w:type="spellStart"/>
            <w:r w:rsidRPr="00A9323B">
              <w:rPr>
                <w:rFonts w:ascii="Arial" w:hAnsi="Arial" w:cs="Arial"/>
                <w:iCs/>
                <w:lang w:eastAsia="fr-FR"/>
              </w:rPr>
              <w:t>dct:modified</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CE3338">
            <w:pPr>
              <w:pStyle w:val="Tableentry"/>
              <w:jc w:val="left"/>
              <w:rPr>
                <w:rFonts w:ascii="Arial" w:hAnsi="Arial" w:cs="Arial"/>
                <w:iCs/>
                <w:lang w:eastAsia="fr-FR"/>
              </w:rPr>
            </w:pPr>
            <w:proofErr w:type="spellStart"/>
            <w:r w:rsidRPr="00A9323B">
              <w:rPr>
                <w:rFonts w:ascii="Arial" w:hAnsi="Arial" w:cs="Arial"/>
                <w:iCs/>
                <w:lang w:eastAsia="fr-FR"/>
              </w:rPr>
              <w:t>rdfs:Literal</w:t>
            </w:r>
            <w:proofErr w:type="spellEnd"/>
            <w:r w:rsidRPr="00A9323B">
              <w:rPr>
                <w:rFonts w:ascii="Arial" w:hAnsi="Arial" w:cs="Arial"/>
                <w:iCs/>
                <w:lang w:eastAsia="fr-FR"/>
              </w:rPr>
              <w:t xml:space="preserve"> typed as </w:t>
            </w:r>
            <w:proofErr w:type="spellStart"/>
            <w:r w:rsidRPr="00A9323B">
              <w:rPr>
                <w:rFonts w:ascii="Arial" w:hAnsi="Arial" w:cs="Arial"/>
                <w:iCs/>
                <w:lang w:eastAsia="fr-FR"/>
              </w:rPr>
              <w:t>xsd:date</w:t>
            </w:r>
            <w:proofErr w:type="spellEnd"/>
            <w:r w:rsidRPr="00A9323B">
              <w:rPr>
                <w:rFonts w:ascii="Arial" w:hAnsi="Arial" w:cs="Arial"/>
                <w:iCs/>
                <w:lang w:eastAsia="fr-FR"/>
              </w:rPr>
              <w:t xml:space="preserve"> or </w:t>
            </w:r>
            <w:proofErr w:type="spellStart"/>
            <w:r w:rsidRPr="00A9323B">
              <w:rPr>
                <w:rFonts w:ascii="Arial" w:hAnsi="Arial" w:cs="Arial"/>
                <w:iCs/>
                <w:lang w:eastAsia="fr-FR"/>
              </w:rPr>
              <w:t>xsd:dateTime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682C74" w:rsidRDefault="00A9323B" w:rsidP="00CE3338">
            <w:pPr>
              <w:pStyle w:val="Tableentry"/>
              <w:jc w:val="left"/>
              <w:rPr>
                <w:rFonts w:ascii="Arial" w:hAnsi="Arial" w:cs="Arial"/>
                <w:iCs/>
                <w:lang w:eastAsia="fr-FR"/>
              </w:rPr>
            </w:pPr>
            <w:r w:rsidRPr="00A9323B">
              <w:rPr>
                <w:rFonts w:ascii="Arial" w:hAnsi="Arial" w:cs="Arial"/>
                <w:iCs/>
                <w:lang w:eastAsia="fr-FR"/>
              </w:rPr>
              <w:t xml:space="preserve">This property contains the most recent date on which the </w:t>
            </w:r>
            <w:del w:id="363" w:author="lubrich" w:date="2020-03-31T15:55:00Z">
              <w:r w:rsidRPr="00A9323B">
                <w:rPr>
                  <w:rFonts w:ascii="Arial" w:hAnsi="Arial" w:cs="Arial"/>
                  <w:iCs/>
                  <w:lang w:eastAsia="fr-FR"/>
                </w:rPr>
                <w:delText xml:space="preserve">Catalogue </w:delText>
              </w:r>
            </w:del>
            <w:ins w:id="364" w:author="lubrich" w:date="2020-03-31T15:55:00Z">
              <w:r w:rsidRPr="00A9323B">
                <w:rPr>
                  <w:rFonts w:ascii="Arial" w:hAnsi="Arial" w:cs="Arial"/>
                  <w:iCs/>
                  <w:lang w:eastAsia="fr-FR"/>
                </w:rPr>
                <w:t xml:space="preserve">NAP </w:t>
              </w:r>
            </w:ins>
            <w:r w:rsidRPr="00A9323B">
              <w:rPr>
                <w:rFonts w:ascii="Arial" w:hAnsi="Arial" w:cs="Arial"/>
                <w:iCs/>
                <w:lang w:eastAsia="fr-FR"/>
              </w:rPr>
              <w:t>was modified.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682C74" w:rsidRDefault="00A9323B" w:rsidP="00CE3338">
            <w:pPr>
              <w:pStyle w:val="Tableentry"/>
              <w:jc w:val="left"/>
              <w:rPr>
                <w:rFonts w:ascii="Arial" w:hAnsi="Arial" w:cs="Arial"/>
                <w:iCs/>
                <w:lang w:eastAsia="fr-FR"/>
              </w:rPr>
            </w:pPr>
            <w:r w:rsidRPr="00A9323B">
              <w:rPr>
                <w:rFonts w:ascii="Arial" w:hAnsi="Arial" w:cs="Arial"/>
                <w:iCs/>
                <w:lang w:eastAsia="fr-FR"/>
              </w:rPr>
              <w:t>0..1</w:t>
            </w:r>
          </w:p>
        </w:tc>
      </w:tr>
      <w:tr w:rsidR="00CE3338" w:rsidRPr="00287D81" w:rsidTr="00CE3338">
        <w:trPr>
          <w:cantSplit/>
          <w:trHeight w:hRule="exact" w:val="177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lastRenderedPageBreak/>
              <w:t>1.12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4B2B39" w:rsidRDefault="00A9323B" w:rsidP="00CE3338">
            <w:pPr>
              <w:pStyle w:val="Tableentry"/>
              <w:jc w:val="left"/>
              <w:rPr>
                <w:rFonts w:ascii="Arial" w:hAnsi="Arial" w:cs="Arial"/>
                <w:iCs/>
                <w:lang w:eastAsia="fr-FR"/>
              </w:rPr>
            </w:pPr>
            <w:r w:rsidRPr="004B2B39">
              <w:rPr>
                <w:rFonts w:ascii="Arial" w:hAnsi="Arial" w:cs="Arial"/>
                <w:iCs/>
                <w:lang w:eastAsia="fr-FR"/>
              </w:rPr>
              <w:t>has part</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4B2B39" w:rsidRDefault="00A9323B" w:rsidP="00CE3338">
            <w:pPr>
              <w:pStyle w:val="Tableentry"/>
              <w:jc w:val="left"/>
              <w:rPr>
                <w:rFonts w:ascii="Arial" w:hAnsi="Arial" w:cs="Arial"/>
                <w:iCs/>
                <w:lang w:eastAsia="fr-FR"/>
              </w:rPr>
            </w:pPr>
            <w:proofErr w:type="spellStart"/>
            <w:r w:rsidRPr="004B2B39">
              <w:rPr>
                <w:rFonts w:ascii="Arial" w:hAnsi="Arial" w:cs="Arial"/>
                <w:iCs/>
                <w:lang w:eastAsia="fr-FR"/>
              </w:rPr>
              <w:t>dct:hasPart</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4B2B39" w:rsidRDefault="00A9323B" w:rsidP="00CE3338">
            <w:pPr>
              <w:pStyle w:val="Tableentry"/>
              <w:jc w:val="left"/>
              <w:rPr>
                <w:rFonts w:ascii="Arial" w:hAnsi="Arial" w:cs="Arial"/>
                <w:iCs/>
                <w:lang w:eastAsia="fr-FR"/>
              </w:rPr>
            </w:pPr>
            <w:proofErr w:type="spellStart"/>
            <w:r w:rsidRPr="004B2B39">
              <w:rPr>
                <w:rFonts w:ascii="Arial" w:hAnsi="Arial" w:cs="Arial"/>
                <w:iCs/>
                <w:lang w:eastAsia="fr-FR"/>
              </w:rPr>
              <w:t>dcat:Catalog</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4B2B39" w:rsidRDefault="00A9323B" w:rsidP="00CE3338">
            <w:pPr>
              <w:pStyle w:val="Tableentry"/>
              <w:jc w:val="left"/>
              <w:rPr>
                <w:ins w:id="365" w:author="lubrich" w:date="2020-03-31T16:14:00Z"/>
                <w:rFonts w:ascii="Arial" w:hAnsi="Arial" w:cs="Arial"/>
                <w:iCs/>
                <w:lang w:eastAsia="fr-FR"/>
              </w:rPr>
            </w:pPr>
            <w:r w:rsidRPr="004B2B39">
              <w:rPr>
                <w:rFonts w:ascii="Arial" w:hAnsi="Arial" w:cs="Arial"/>
                <w:iCs/>
                <w:lang w:eastAsia="fr-FR"/>
              </w:rPr>
              <w:t xml:space="preserve">This property refers to a related Catalogue that is part of the described </w:t>
            </w:r>
            <w:del w:id="366" w:author="lubrich" w:date="2020-03-31T16:21:00Z">
              <w:r w:rsidRPr="004B2B39">
                <w:rPr>
                  <w:rFonts w:ascii="Arial" w:hAnsi="Arial" w:cs="Arial"/>
                  <w:iCs/>
                  <w:lang w:eastAsia="fr-FR"/>
                </w:rPr>
                <w:delText>Catalogue</w:delText>
              </w:r>
            </w:del>
            <w:ins w:id="367" w:author="lubrich" w:date="2020-03-31T16:21:00Z">
              <w:r w:rsidRPr="004B2B39">
                <w:rPr>
                  <w:rFonts w:ascii="Arial" w:hAnsi="Arial" w:cs="Arial"/>
                  <w:iCs/>
                  <w:lang w:eastAsia="fr-FR"/>
                </w:rPr>
                <w:t>NAP</w:t>
              </w:r>
            </w:ins>
          </w:p>
          <w:p w:rsidR="00CE3338" w:rsidRPr="004B2B39" w:rsidRDefault="00A9323B" w:rsidP="007038E7">
            <w:pPr>
              <w:pStyle w:val="Tableentry"/>
              <w:jc w:val="left"/>
              <w:rPr>
                <w:rFonts w:ascii="Arial" w:hAnsi="Arial" w:cs="Arial"/>
                <w:iCs/>
                <w:lang w:eastAsia="fr-FR"/>
              </w:rPr>
            </w:pPr>
            <w:ins w:id="368" w:author="lubrich" w:date="2020-03-31T16:14:00Z">
              <w:r w:rsidRPr="004B2B39">
                <w:rPr>
                  <w:rFonts w:ascii="Arial" w:hAnsi="Arial" w:cs="Arial"/>
                  <w:iCs/>
                  <w:lang w:eastAsia="fr-FR"/>
                </w:rPr>
                <w:t xml:space="preserve">This property </w:t>
              </w:r>
            </w:ins>
            <w:ins w:id="369" w:author="lubrich" w:date="2020-03-31T16:19:00Z">
              <w:r w:rsidRPr="004B2B39">
                <w:rPr>
                  <w:rFonts w:ascii="Arial" w:hAnsi="Arial" w:cs="Arial"/>
                  <w:iCs/>
                  <w:lang w:eastAsia="fr-FR"/>
                </w:rPr>
                <w:t>could be used to link the N</w:t>
              </w:r>
            </w:ins>
            <w:ins w:id="370" w:author="lubrich" w:date="2020-03-31T16:20:00Z">
              <w:r w:rsidRPr="004B2B39">
                <w:rPr>
                  <w:rFonts w:ascii="Arial" w:hAnsi="Arial" w:cs="Arial"/>
                  <w:iCs/>
                  <w:lang w:eastAsia="fr-FR"/>
                </w:rPr>
                <w:t>AP</w:t>
              </w:r>
            </w:ins>
            <w:ins w:id="371" w:author="lubrich" w:date="2020-03-31T16:19:00Z">
              <w:r w:rsidRPr="004B2B39">
                <w:rPr>
                  <w:rFonts w:ascii="Arial" w:hAnsi="Arial" w:cs="Arial"/>
                  <w:iCs/>
                  <w:lang w:eastAsia="fr-FR"/>
                </w:rPr>
                <w:t xml:space="preserve"> to </w:t>
              </w:r>
            </w:ins>
            <w:ins w:id="372" w:author="lubrich" w:date="2020-03-31T16:21:00Z">
              <w:r w:rsidRPr="004B2B39">
                <w:rPr>
                  <w:rFonts w:ascii="Arial" w:hAnsi="Arial" w:cs="Arial"/>
                  <w:iCs/>
                  <w:lang w:eastAsia="fr-FR"/>
                </w:rPr>
                <w:t>an</w:t>
              </w:r>
            </w:ins>
            <w:ins w:id="373" w:author="lubrich" w:date="2020-03-31T16:19:00Z">
              <w:r w:rsidRPr="004B2B39">
                <w:rPr>
                  <w:rFonts w:ascii="Arial" w:hAnsi="Arial" w:cs="Arial"/>
                  <w:iCs/>
                  <w:lang w:eastAsia="fr-FR"/>
                </w:rPr>
                <w:t xml:space="preserve">other data portal, by </w:t>
              </w:r>
            </w:ins>
            <w:ins w:id="374" w:author="lubrich" w:date="2020-03-31T16:21:00Z">
              <w:r w:rsidRPr="004B2B39">
                <w:rPr>
                  <w:rFonts w:ascii="Arial" w:hAnsi="Arial" w:cs="Arial"/>
                  <w:iCs/>
                  <w:lang w:eastAsia="fr-FR"/>
                </w:rPr>
                <w:t xml:space="preserve">e.g. </w:t>
              </w:r>
            </w:ins>
            <w:ins w:id="375" w:author="lubrich" w:date="2020-03-31T16:19:00Z">
              <w:r w:rsidRPr="004B2B39">
                <w:rPr>
                  <w:rFonts w:ascii="Arial" w:hAnsi="Arial" w:cs="Arial"/>
                  <w:iCs/>
                  <w:lang w:eastAsia="fr-FR"/>
                </w:rPr>
                <w:t>harvesting metadata from th</w:t>
              </w:r>
            </w:ins>
            <w:ins w:id="376" w:author="lubrich" w:date="2020-03-31T16:21:00Z">
              <w:r w:rsidRPr="004B2B39">
                <w:rPr>
                  <w:rFonts w:ascii="Arial" w:hAnsi="Arial" w:cs="Arial"/>
                  <w:iCs/>
                  <w:lang w:eastAsia="fr-FR"/>
                </w:rPr>
                <w:t>i</w:t>
              </w:r>
            </w:ins>
            <w:ins w:id="377" w:author="lubrich" w:date="2020-03-31T16:19:00Z">
              <w:r w:rsidRPr="004B2B39">
                <w:rPr>
                  <w:rFonts w:ascii="Arial" w:hAnsi="Arial" w:cs="Arial"/>
                  <w:iCs/>
                  <w:lang w:eastAsia="fr-FR"/>
                </w:rPr>
                <w:t>s</w:t>
              </w:r>
            </w:ins>
            <w:ins w:id="378" w:author="lubrich" w:date="2020-03-31T16:23:00Z">
              <w:r w:rsidRPr="004B2B39">
                <w:rPr>
                  <w:rFonts w:ascii="Arial" w:hAnsi="Arial" w:cs="Arial"/>
                  <w:iCs/>
                  <w:lang w:eastAsia="fr-FR"/>
                </w:rPr>
                <w:t xml:space="preserve"> other</w:t>
              </w:r>
            </w:ins>
            <w:ins w:id="379" w:author="lubrich" w:date="2020-03-31T16:19:00Z">
              <w:r w:rsidRPr="004B2B39">
                <w:rPr>
                  <w:rFonts w:ascii="Arial" w:hAnsi="Arial" w:cs="Arial"/>
                  <w:iCs/>
                  <w:lang w:eastAsia="fr-FR"/>
                </w:rPr>
                <w:t xml:space="preserve"> portal</w:t>
              </w:r>
            </w:ins>
            <w:ins w:id="380" w:author="lubrich" w:date="2020-03-31T16:21:00Z">
              <w:r w:rsidRPr="004B2B39">
                <w:rPr>
                  <w:rFonts w:ascii="Arial" w:hAnsi="Arial" w:cs="Arial"/>
                  <w:iCs/>
                  <w:lang w:eastAsia="fr-FR"/>
                </w:rPr>
                <w:t xml:space="preserve"> into the NAP.</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4B2B39" w:rsidRDefault="00A9323B" w:rsidP="00CE3338">
            <w:pPr>
              <w:pStyle w:val="Tableentry"/>
              <w:jc w:val="left"/>
              <w:rPr>
                <w:rFonts w:ascii="Arial" w:hAnsi="Arial" w:cs="Arial"/>
                <w:iCs/>
                <w:lang w:eastAsia="fr-FR"/>
              </w:rPr>
            </w:pPr>
            <w:r w:rsidRPr="004B2B39">
              <w:rPr>
                <w:rFonts w:ascii="Arial" w:hAnsi="Arial" w:cs="Arial"/>
                <w:iCs/>
                <w:lang w:eastAsia="fr-FR"/>
              </w:rPr>
              <w:t>0..n</w:t>
            </w:r>
          </w:p>
        </w:tc>
      </w:tr>
      <w:tr w:rsidR="00CE3338" w:rsidRPr="00287D81" w:rsidTr="007038E7">
        <w:trPr>
          <w:cantSplit/>
          <w:trHeight w:hRule="exact" w:val="178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1.13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4B2B39" w:rsidRDefault="00A9323B" w:rsidP="00CE3338">
            <w:pPr>
              <w:pStyle w:val="Tableentry"/>
              <w:jc w:val="left"/>
              <w:rPr>
                <w:rFonts w:ascii="Arial" w:hAnsi="Arial" w:cs="Arial"/>
                <w:iCs/>
                <w:lang w:eastAsia="fr-FR"/>
              </w:rPr>
            </w:pPr>
            <w:r w:rsidRPr="004B2B39">
              <w:rPr>
                <w:rFonts w:ascii="Arial" w:hAnsi="Arial" w:cs="Arial"/>
                <w:iCs/>
                <w:lang w:eastAsia="fr-FR"/>
              </w:rPr>
              <w:t>is part of</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4B2B39" w:rsidRDefault="00A9323B" w:rsidP="00CE3338">
            <w:pPr>
              <w:pStyle w:val="Tableentry"/>
              <w:jc w:val="left"/>
              <w:rPr>
                <w:rFonts w:ascii="Arial" w:hAnsi="Arial" w:cs="Arial"/>
                <w:iCs/>
                <w:lang w:eastAsia="fr-FR"/>
              </w:rPr>
            </w:pPr>
            <w:proofErr w:type="spellStart"/>
            <w:r w:rsidRPr="004B2B39">
              <w:rPr>
                <w:rFonts w:ascii="Arial" w:hAnsi="Arial" w:cs="Arial"/>
                <w:iCs/>
                <w:lang w:eastAsia="fr-FR"/>
              </w:rPr>
              <w:t>dct:isPartOf</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4B2B39" w:rsidRDefault="00A9323B" w:rsidP="00CE3338">
            <w:pPr>
              <w:pStyle w:val="Tableentry"/>
              <w:jc w:val="left"/>
              <w:rPr>
                <w:rFonts w:ascii="Arial" w:hAnsi="Arial" w:cs="Arial"/>
                <w:iCs/>
                <w:lang w:eastAsia="fr-FR"/>
              </w:rPr>
            </w:pPr>
            <w:proofErr w:type="spellStart"/>
            <w:r w:rsidRPr="004B2B39">
              <w:rPr>
                <w:rFonts w:ascii="Arial" w:hAnsi="Arial" w:cs="Arial"/>
                <w:iCs/>
                <w:lang w:eastAsia="fr-FR"/>
              </w:rPr>
              <w:t>dcat:Catalog</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287D81" w:rsidRDefault="00A9323B" w:rsidP="00CE3338">
            <w:pPr>
              <w:pStyle w:val="Tableentry"/>
              <w:jc w:val="left"/>
              <w:rPr>
                <w:ins w:id="381" w:author="lubrich" w:date="2020-03-31T16:15:00Z"/>
                <w:rFonts w:ascii="Arial" w:hAnsi="Arial" w:cs="Arial"/>
              </w:rPr>
            </w:pPr>
            <w:r w:rsidRPr="00A9323B">
              <w:rPr>
                <w:rFonts w:ascii="Arial" w:hAnsi="Arial" w:cs="Arial"/>
              </w:rPr>
              <w:t xml:space="preserve">This property refers to a related Catalogue in which the described </w:t>
            </w:r>
            <w:del w:id="382" w:author="lubrich" w:date="2020-03-31T16:22:00Z">
              <w:r w:rsidRPr="00A9323B">
                <w:rPr>
                  <w:rFonts w:ascii="Arial" w:hAnsi="Arial" w:cs="Arial"/>
                </w:rPr>
                <w:delText xml:space="preserve">Catalogue </w:delText>
              </w:r>
            </w:del>
            <w:ins w:id="383" w:author="lubrich" w:date="2020-03-31T16:22:00Z">
              <w:r w:rsidRPr="00A9323B">
                <w:rPr>
                  <w:rFonts w:ascii="Arial" w:hAnsi="Arial" w:cs="Arial"/>
                </w:rPr>
                <w:t xml:space="preserve">NAP </w:t>
              </w:r>
            </w:ins>
            <w:r w:rsidRPr="00A9323B">
              <w:rPr>
                <w:rFonts w:ascii="Arial" w:hAnsi="Arial" w:cs="Arial"/>
              </w:rPr>
              <w:t>is physically or logically included.</w:t>
            </w:r>
          </w:p>
          <w:p w:rsidR="00CE3338" w:rsidRPr="00287D81" w:rsidRDefault="00A9323B" w:rsidP="007038E7">
            <w:pPr>
              <w:pStyle w:val="Tableentry"/>
              <w:jc w:val="left"/>
              <w:rPr>
                <w:rFonts w:ascii="Arial" w:hAnsi="Arial" w:cs="Arial"/>
              </w:rPr>
            </w:pPr>
            <w:ins w:id="384" w:author="lubrich" w:date="2020-03-31T16:22:00Z">
              <w:r w:rsidRPr="00A9323B">
                <w:rPr>
                  <w:rFonts w:ascii="Arial" w:hAnsi="Arial" w:cs="Arial"/>
                </w:rPr>
                <w:t>This property could be used to link the NAP to another data portal, by e.g. harvesting metadata from</w:t>
              </w:r>
            </w:ins>
            <w:ins w:id="385" w:author="lubrich" w:date="2020-03-31T16:23:00Z">
              <w:r w:rsidRPr="00A9323B">
                <w:rPr>
                  <w:rFonts w:ascii="Arial" w:hAnsi="Arial" w:cs="Arial"/>
                </w:rPr>
                <w:t xml:space="preserve"> the NAP</w:t>
              </w:r>
            </w:ins>
            <w:ins w:id="386" w:author="lubrich" w:date="2020-03-31T16:22:00Z">
              <w:r w:rsidRPr="00A9323B">
                <w:rPr>
                  <w:rFonts w:ascii="Arial" w:hAnsi="Arial" w:cs="Arial"/>
                </w:rPr>
                <w:t xml:space="preserve"> into </w:t>
              </w:r>
            </w:ins>
            <w:ins w:id="387" w:author="lubrich" w:date="2020-03-31T16:23:00Z">
              <w:r w:rsidRPr="00A9323B">
                <w:rPr>
                  <w:rFonts w:ascii="Arial" w:hAnsi="Arial" w:cs="Arial"/>
                </w:rPr>
                <w:t>this other portal</w:t>
              </w:r>
            </w:ins>
            <w:ins w:id="388" w:author="lubrich" w:date="2020-03-31T16:22:00Z">
              <w:r w:rsidRPr="00A9323B">
                <w:rPr>
                  <w:rFonts w:ascii="Arial" w:hAnsi="Arial" w:cs="Arial"/>
                </w:rPr>
                <w:t>.</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4B2B39" w:rsidRDefault="00A9323B" w:rsidP="00CE3338">
            <w:pPr>
              <w:pStyle w:val="Tableentry"/>
              <w:jc w:val="left"/>
              <w:rPr>
                <w:rFonts w:ascii="Arial" w:hAnsi="Arial" w:cs="Arial"/>
                <w:iCs/>
                <w:lang w:eastAsia="fr-FR"/>
              </w:rPr>
            </w:pPr>
            <w:r w:rsidRPr="004B2B39">
              <w:rPr>
                <w:rFonts w:ascii="Arial" w:hAnsi="Arial" w:cs="Arial"/>
                <w:iCs/>
                <w:lang w:eastAsia="fr-FR"/>
              </w:rPr>
              <w:t>0..1</w:t>
            </w:r>
          </w:p>
        </w:tc>
      </w:tr>
      <w:tr w:rsidR="00CE3338" w:rsidRPr="00287D81" w:rsidTr="007038E7">
        <w:trPr>
          <w:cantSplit/>
          <w:trHeight w:hRule="exact" w:val="80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1.14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4B2B39" w:rsidRDefault="00A9323B" w:rsidP="00CE3338">
            <w:pPr>
              <w:pStyle w:val="Tableentry"/>
              <w:jc w:val="left"/>
              <w:rPr>
                <w:rFonts w:ascii="Arial" w:hAnsi="Arial" w:cs="Arial"/>
                <w:iCs/>
                <w:lang w:eastAsia="fr-FR"/>
              </w:rPr>
            </w:pPr>
            <w:r w:rsidRPr="004B2B39">
              <w:rPr>
                <w:rFonts w:ascii="Arial" w:hAnsi="Arial" w:cs="Arial"/>
                <w:iCs/>
                <w:lang w:eastAsia="fr-FR"/>
              </w:rPr>
              <w:t>record</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4B2B39" w:rsidRDefault="00A9323B" w:rsidP="00CE3338">
            <w:pPr>
              <w:pStyle w:val="Tableentry"/>
              <w:jc w:val="left"/>
              <w:rPr>
                <w:rFonts w:ascii="Arial" w:hAnsi="Arial" w:cs="Arial"/>
                <w:iCs/>
                <w:lang w:eastAsia="fr-FR"/>
              </w:rPr>
            </w:pPr>
            <w:proofErr w:type="spellStart"/>
            <w:r w:rsidRPr="004B2B39">
              <w:rPr>
                <w:rFonts w:ascii="Arial" w:hAnsi="Arial" w:cs="Arial"/>
                <w:iCs/>
                <w:lang w:eastAsia="fr-FR"/>
              </w:rPr>
              <w:t>dcat:record</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4B2B39" w:rsidRDefault="00A9323B" w:rsidP="00CE3338">
            <w:pPr>
              <w:pStyle w:val="Tableentry"/>
              <w:jc w:val="left"/>
              <w:rPr>
                <w:rFonts w:ascii="Arial" w:hAnsi="Arial" w:cs="Arial"/>
                <w:iCs/>
                <w:lang w:eastAsia="fr-FR"/>
              </w:rPr>
            </w:pPr>
            <w:proofErr w:type="spellStart"/>
            <w:r w:rsidRPr="004B2B39">
              <w:rPr>
                <w:rFonts w:ascii="Arial" w:hAnsi="Arial" w:cs="Arial"/>
                <w:iCs/>
                <w:lang w:eastAsia="fr-FR"/>
              </w:rPr>
              <w:t>dcat:CatalogRecord</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287D81" w:rsidRDefault="00A9323B" w:rsidP="007038E7">
            <w:pPr>
              <w:pStyle w:val="Tableentry"/>
              <w:jc w:val="left"/>
              <w:rPr>
                <w:ins w:id="389" w:author="lubrich" w:date="2020-03-31T16:24:00Z"/>
                <w:rFonts w:ascii="Arial" w:hAnsi="Arial" w:cs="Arial"/>
              </w:rPr>
            </w:pPr>
            <w:r w:rsidRPr="00A9323B">
              <w:rPr>
                <w:rFonts w:ascii="Arial" w:hAnsi="Arial" w:cs="Arial"/>
              </w:rPr>
              <w:t xml:space="preserve">This property refers to a </w:t>
            </w:r>
            <w:del w:id="390" w:author="lubrich" w:date="2020-03-31T16:16:00Z">
              <w:r w:rsidRPr="00A9323B">
                <w:rPr>
                  <w:rFonts w:ascii="Arial" w:hAnsi="Arial" w:cs="Arial"/>
                </w:rPr>
                <w:delText xml:space="preserve">Catalogue </w:delText>
              </w:r>
            </w:del>
            <w:ins w:id="391" w:author="lubrich" w:date="2020-03-31T16:16:00Z">
              <w:r w:rsidRPr="00A9323B">
                <w:rPr>
                  <w:rFonts w:ascii="Arial" w:hAnsi="Arial" w:cs="Arial"/>
                </w:rPr>
                <w:t xml:space="preserve">metadata </w:t>
              </w:r>
            </w:ins>
            <w:r w:rsidR="009338FF">
              <w:rPr>
                <w:rFonts w:ascii="Arial" w:hAnsi="Arial" w:cs="Arial"/>
              </w:rPr>
              <w:t>r</w:t>
            </w:r>
            <w:r w:rsidRPr="00A9323B">
              <w:rPr>
                <w:rFonts w:ascii="Arial" w:hAnsi="Arial" w:cs="Arial"/>
              </w:rPr>
              <w:t xml:space="preserve">ecord that is part of the </w:t>
            </w:r>
            <w:del w:id="392" w:author="lubrich" w:date="2020-03-31T16:16:00Z">
              <w:r w:rsidRPr="00A9323B">
                <w:rPr>
                  <w:rFonts w:ascii="Arial" w:hAnsi="Arial" w:cs="Arial"/>
                </w:rPr>
                <w:delText>Catalogue</w:delText>
              </w:r>
            </w:del>
            <w:ins w:id="393" w:author="lubrich" w:date="2020-03-31T16:16:00Z">
              <w:r w:rsidRPr="00A9323B">
                <w:rPr>
                  <w:rFonts w:ascii="Arial" w:hAnsi="Arial" w:cs="Arial"/>
                </w:rPr>
                <w:t>NAP</w:t>
              </w:r>
            </w:ins>
            <w:ins w:id="394" w:author="lubrich" w:date="2020-03-31T16:24:00Z">
              <w:r w:rsidRPr="00A9323B">
                <w:rPr>
                  <w:rFonts w:ascii="Arial" w:hAnsi="Arial" w:cs="Arial"/>
                </w:rPr>
                <w:t>.</w:t>
              </w:r>
            </w:ins>
          </w:p>
          <w:p w:rsidR="007038E7" w:rsidRPr="00287D81" w:rsidRDefault="007038E7" w:rsidP="007038E7">
            <w:pPr>
              <w:pStyle w:val="Tableentry"/>
              <w:jc w:val="left"/>
              <w:rPr>
                <w:rFonts w:ascii="Arial" w:hAnsi="Arial" w:cs="Arial"/>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4B2B39" w:rsidRDefault="00A9323B" w:rsidP="00CE3338">
            <w:pPr>
              <w:pStyle w:val="Tableentry"/>
              <w:jc w:val="left"/>
              <w:rPr>
                <w:rFonts w:ascii="Arial" w:hAnsi="Arial" w:cs="Arial"/>
                <w:iCs/>
                <w:lang w:eastAsia="fr-FR"/>
              </w:rPr>
            </w:pPr>
            <w:r w:rsidRPr="004B2B39">
              <w:rPr>
                <w:rFonts w:ascii="Arial" w:hAnsi="Arial" w:cs="Arial"/>
                <w:iCs/>
                <w:lang w:eastAsia="fr-FR"/>
              </w:rPr>
              <w:t>0..n</w:t>
            </w:r>
          </w:p>
        </w:tc>
      </w:tr>
      <w:tr w:rsidR="00CE3338" w:rsidRPr="00287D81" w:rsidTr="007038E7">
        <w:trPr>
          <w:cantSplit/>
          <w:trHeight w:hRule="exact" w:val="93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1.15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4B2B39" w:rsidRDefault="00A9323B" w:rsidP="00CE3338">
            <w:pPr>
              <w:pStyle w:val="Tableentry"/>
              <w:jc w:val="left"/>
              <w:rPr>
                <w:rFonts w:ascii="Arial" w:hAnsi="Arial" w:cs="Arial"/>
                <w:iCs/>
                <w:lang w:eastAsia="fr-FR"/>
              </w:rPr>
            </w:pPr>
            <w:r w:rsidRPr="004B2B39">
              <w:rPr>
                <w:rFonts w:ascii="Arial" w:hAnsi="Arial" w:cs="Arial"/>
                <w:iCs/>
                <w:lang w:eastAsia="fr-FR"/>
              </w:rPr>
              <w:t>rights</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4B2B39" w:rsidRDefault="00A9323B" w:rsidP="00CE3338">
            <w:pPr>
              <w:pStyle w:val="Tableentry"/>
              <w:jc w:val="left"/>
              <w:rPr>
                <w:rFonts w:ascii="Arial" w:hAnsi="Arial" w:cs="Arial"/>
                <w:iCs/>
                <w:lang w:eastAsia="fr-FR"/>
              </w:rPr>
            </w:pPr>
            <w:proofErr w:type="spellStart"/>
            <w:r w:rsidRPr="004B2B39">
              <w:rPr>
                <w:rFonts w:ascii="Arial" w:hAnsi="Arial" w:cs="Arial"/>
                <w:iCs/>
                <w:lang w:eastAsia="fr-FR"/>
              </w:rPr>
              <w:t>dct:rights</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4B2B39" w:rsidRDefault="00A9323B" w:rsidP="00CE3338">
            <w:pPr>
              <w:pStyle w:val="Tableentry"/>
              <w:jc w:val="left"/>
              <w:rPr>
                <w:rFonts w:ascii="Arial" w:hAnsi="Arial" w:cs="Arial"/>
                <w:iCs/>
                <w:lang w:eastAsia="fr-FR"/>
              </w:rPr>
            </w:pPr>
            <w:proofErr w:type="spellStart"/>
            <w:r w:rsidRPr="004B2B39">
              <w:rPr>
                <w:rFonts w:ascii="Arial" w:hAnsi="Arial" w:cs="Arial"/>
                <w:iCs/>
                <w:lang w:eastAsia="fr-FR"/>
              </w:rPr>
              <w:t>dct:RightsStatement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287D81" w:rsidRDefault="00A9323B" w:rsidP="007038E7">
            <w:pPr>
              <w:pStyle w:val="Tableentry"/>
              <w:jc w:val="left"/>
              <w:rPr>
                <w:rFonts w:ascii="Arial" w:hAnsi="Arial" w:cs="Arial"/>
              </w:rPr>
            </w:pPr>
            <w:r w:rsidRPr="00A9323B">
              <w:rPr>
                <w:rFonts w:ascii="Arial" w:hAnsi="Arial" w:cs="Arial"/>
              </w:rPr>
              <w:t xml:space="preserve">This property refers to a statement that specifies rights associated with the </w:t>
            </w:r>
            <w:del w:id="395" w:author="lubrich" w:date="2020-03-31T16:17:00Z">
              <w:r w:rsidRPr="00A9323B">
                <w:rPr>
                  <w:rFonts w:ascii="Arial" w:hAnsi="Arial" w:cs="Arial"/>
                </w:rPr>
                <w:delText>Catalogue</w:delText>
              </w:r>
            </w:del>
            <w:ins w:id="396" w:author="lubrich" w:date="2020-03-31T16:17:00Z">
              <w:r w:rsidRPr="00A9323B">
                <w:rPr>
                  <w:rFonts w:ascii="Arial" w:hAnsi="Arial" w:cs="Arial"/>
                </w:rPr>
                <w:t>NAP</w:t>
              </w:r>
            </w:ins>
            <w:r w:rsidRPr="00A9323B">
              <w:rPr>
                <w:rFonts w:ascii="Arial" w:hAnsi="Arial" w:cs="Arial"/>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4B2B39" w:rsidRDefault="00A9323B" w:rsidP="00CE3338">
            <w:pPr>
              <w:pStyle w:val="Tableentry"/>
              <w:jc w:val="left"/>
              <w:rPr>
                <w:rFonts w:ascii="Arial" w:hAnsi="Arial" w:cs="Arial"/>
                <w:iCs/>
                <w:lang w:eastAsia="fr-FR"/>
              </w:rPr>
            </w:pPr>
            <w:r w:rsidRPr="004B2B39">
              <w:rPr>
                <w:rFonts w:ascii="Arial" w:hAnsi="Arial" w:cs="Arial"/>
                <w:iCs/>
                <w:lang w:eastAsia="fr-FR"/>
              </w:rPr>
              <w:t>0..1</w:t>
            </w:r>
          </w:p>
        </w:tc>
      </w:tr>
      <w:tr w:rsidR="00CE3338" w:rsidRPr="00287D81" w:rsidTr="00287D81">
        <w:trPr>
          <w:cantSplit/>
          <w:trHeight w:hRule="exact" w:val="151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1.16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4B2B39" w:rsidRDefault="00A9323B" w:rsidP="00CE3338">
            <w:pPr>
              <w:pStyle w:val="Tableentry"/>
              <w:jc w:val="left"/>
              <w:rPr>
                <w:rFonts w:ascii="Arial" w:hAnsi="Arial" w:cs="Arial"/>
                <w:iCs/>
                <w:lang w:eastAsia="fr-FR"/>
              </w:rPr>
            </w:pPr>
            <w:r w:rsidRPr="004B2B39">
              <w:rPr>
                <w:rFonts w:ascii="Arial" w:hAnsi="Arial" w:cs="Arial"/>
                <w:iCs/>
                <w:lang w:eastAsia="fr-FR"/>
              </w:rPr>
              <w:t xml:space="preserve">service </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4B2B39" w:rsidRDefault="00A9323B" w:rsidP="00CE3338">
            <w:pPr>
              <w:pStyle w:val="Tableentry"/>
              <w:jc w:val="left"/>
              <w:rPr>
                <w:rFonts w:ascii="Arial" w:hAnsi="Arial" w:cs="Arial"/>
                <w:iCs/>
                <w:lang w:eastAsia="fr-FR"/>
              </w:rPr>
            </w:pPr>
            <w:proofErr w:type="spellStart"/>
            <w:r w:rsidRPr="004B2B39">
              <w:rPr>
                <w:rFonts w:ascii="Arial" w:hAnsi="Arial" w:cs="Arial"/>
                <w:iCs/>
                <w:lang w:eastAsia="fr-FR"/>
              </w:rPr>
              <w:t>dcat:service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4B2B39" w:rsidRDefault="00A9323B" w:rsidP="00CE3338">
            <w:pPr>
              <w:pStyle w:val="Tableentry"/>
              <w:jc w:val="left"/>
              <w:rPr>
                <w:rFonts w:ascii="Arial" w:hAnsi="Arial" w:cs="Arial"/>
                <w:iCs/>
                <w:lang w:eastAsia="fr-FR"/>
              </w:rPr>
            </w:pPr>
            <w:proofErr w:type="spellStart"/>
            <w:r w:rsidRPr="004B2B39">
              <w:rPr>
                <w:rFonts w:ascii="Arial" w:hAnsi="Arial" w:cs="Arial"/>
                <w:iCs/>
                <w:lang w:eastAsia="fr-FR"/>
              </w:rPr>
              <w:t>dcat:DataService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287D81" w:rsidRDefault="00A9323B" w:rsidP="00CE3338">
            <w:pPr>
              <w:pStyle w:val="Tableentry"/>
              <w:jc w:val="left"/>
              <w:rPr>
                <w:ins w:id="397" w:author="lubrich" w:date="2020-03-31T16:28:00Z"/>
                <w:rFonts w:ascii="Arial" w:hAnsi="Arial" w:cs="Arial"/>
              </w:rPr>
            </w:pPr>
            <w:r w:rsidRPr="00A9323B">
              <w:rPr>
                <w:rFonts w:ascii="Arial" w:hAnsi="Arial" w:cs="Arial"/>
              </w:rPr>
              <w:t xml:space="preserve">This property refers to a site or end-point that is listed in the </w:t>
            </w:r>
            <w:proofErr w:type="spellStart"/>
            <w:r w:rsidRPr="00A9323B">
              <w:rPr>
                <w:rFonts w:ascii="Arial" w:hAnsi="Arial" w:cs="Arial"/>
              </w:rPr>
              <w:t>catalog</w:t>
            </w:r>
            <w:proofErr w:type="spellEnd"/>
            <w:r w:rsidRPr="00A9323B">
              <w:rPr>
                <w:rFonts w:ascii="Arial" w:hAnsi="Arial" w:cs="Arial"/>
              </w:rPr>
              <w:t>.</w:t>
            </w:r>
          </w:p>
          <w:p w:rsidR="00287D81" w:rsidRPr="00287D81" w:rsidRDefault="00A9323B" w:rsidP="00287D81">
            <w:pPr>
              <w:pStyle w:val="Tableentry"/>
              <w:jc w:val="left"/>
              <w:rPr>
                <w:rFonts w:ascii="Arial" w:hAnsi="Arial" w:cs="Arial"/>
              </w:rPr>
            </w:pPr>
            <w:ins w:id="398" w:author="lubrich" w:date="2020-03-31T16:28:00Z">
              <w:r w:rsidRPr="00A9323B">
                <w:rPr>
                  <w:rFonts w:ascii="Arial" w:hAnsi="Arial" w:cs="Arial"/>
                </w:rPr>
                <w:t xml:space="preserve">It is recommended not to use this property in the NAP domain. </w:t>
              </w:r>
            </w:ins>
            <w:ins w:id="399" w:author="lubrich" w:date="2020-03-31T16:29:00Z">
              <w:r w:rsidRPr="00A9323B">
                <w:rPr>
                  <w:rFonts w:ascii="Arial" w:hAnsi="Arial" w:cs="Arial"/>
                </w:rPr>
                <w:t>An URL for the NAP can be declared via “</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4B2B39" w:rsidRDefault="00A9323B" w:rsidP="00CE3338">
            <w:pPr>
              <w:pStyle w:val="Tableentry"/>
              <w:jc w:val="left"/>
              <w:rPr>
                <w:rFonts w:ascii="Arial" w:hAnsi="Arial" w:cs="Arial"/>
                <w:iCs/>
                <w:lang w:eastAsia="fr-FR"/>
              </w:rPr>
            </w:pPr>
            <w:r w:rsidRPr="004B2B39">
              <w:rPr>
                <w:rFonts w:ascii="Arial" w:hAnsi="Arial" w:cs="Arial"/>
                <w:iCs/>
                <w:lang w:eastAsia="fr-FR"/>
              </w:rPr>
              <w:t>0..n</w:t>
            </w:r>
          </w:p>
        </w:tc>
      </w:tr>
      <w:tr w:rsidR="00CE3338" w:rsidRPr="00287D81" w:rsidTr="007038E7">
        <w:trPr>
          <w:cantSplit/>
          <w:trHeight w:hRule="exact" w:val="151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1.17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A9323B" w:rsidP="00CE3338">
            <w:pPr>
              <w:pStyle w:val="Paragraphe"/>
              <w:spacing w:after="0" w:line="240" w:lineRule="auto"/>
              <w:ind w:left="0"/>
              <w:jc w:val="left"/>
              <w:rPr>
                <w:rFonts w:cs="Arial"/>
                <w:iCs/>
                <w:sz w:val="14"/>
                <w:szCs w:val="14"/>
              </w:rPr>
            </w:pPr>
            <w:r w:rsidRPr="00A9323B">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4B2B39" w:rsidRDefault="00A9323B" w:rsidP="00CE3338">
            <w:pPr>
              <w:pStyle w:val="Tableentry"/>
              <w:jc w:val="left"/>
              <w:rPr>
                <w:rFonts w:ascii="Arial" w:hAnsi="Arial" w:cs="Arial"/>
                <w:iCs/>
                <w:lang w:eastAsia="fr-FR"/>
              </w:rPr>
            </w:pPr>
            <w:r w:rsidRPr="004B2B39">
              <w:rPr>
                <w:rFonts w:ascii="Arial" w:hAnsi="Arial" w:cs="Arial"/>
                <w:iCs/>
                <w:lang w:eastAsia="fr-FR"/>
              </w:rPr>
              <w:t xml:space="preserve">catalogue </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287D81" w:rsidRDefault="00A9323B" w:rsidP="00CE3338">
            <w:pPr>
              <w:pStyle w:val="Tableentry"/>
              <w:jc w:val="left"/>
              <w:rPr>
                <w:rFonts w:ascii="Arial" w:hAnsi="Arial" w:cs="Arial"/>
              </w:rPr>
            </w:pPr>
            <w:proofErr w:type="spellStart"/>
            <w:r w:rsidRPr="00A9323B">
              <w:rPr>
                <w:rFonts w:ascii="Arial" w:hAnsi="Arial" w:cs="Arial"/>
              </w:rPr>
              <w:t>dcat:catalog</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4B2B39" w:rsidRDefault="00A9323B" w:rsidP="00CE3338">
            <w:pPr>
              <w:pStyle w:val="Tableentry"/>
              <w:jc w:val="left"/>
              <w:rPr>
                <w:rFonts w:ascii="Arial" w:hAnsi="Arial" w:cs="Arial"/>
                <w:iCs/>
                <w:lang w:eastAsia="fr-FR"/>
              </w:rPr>
            </w:pPr>
            <w:proofErr w:type="spellStart"/>
            <w:r w:rsidRPr="004B2B39">
              <w:rPr>
                <w:rFonts w:ascii="Arial" w:hAnsi="Arial" w:cs="Arial"/>
                <w:iCs/>
                <w:lang w:eastAsia="fr-FR"/>
              </w:rPr>
              <w:t>dcat:Catalog</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287D81" w:rsidRDefault="00A9323B" w:rsidP="007038E7">
            <w:pPr>
              <w:pStyle w:val="Tableentry"/>
              <w:jc w:val="left"/>
              <w:rPr>
                <w:ins w:id="400" w:author="lubrich" w:date="2020-03-31T16:24:00Z"/>
                <w:rFonts w:ascii="Arial" w:hAnsi="Arial" w:cs="Arial"/>
              </w:rPr>
            </w:pPr>
            <w:r w:rsidRPr="00A9323B">
              <w:rPr>
                <w:rFonts w:ascii="Arial" w:hAnsi="Arial" w:cs="Arial"/>
              </w:rPr>
              <w:t xml:space="preserve">This property refers to a </w:t>
            </w:r>
            <w:proofErr w:type="spellStart"/>
            <w:r w:rsidRPr="00A9323B">
              <w:rPr>
                <w:rFonts w:ascii="Arial" w:hAnsi="Arial" w:cs="Arial"/>
              </w:rPr>
              <w:t>catalog</w:t>
            </w:r>
            <w:proofErr w:type="spellEnd"/>
            <w:r w:rsidRPr="00A9323B">
              <w:rPr>
                <w:rFonts w:ascii="Arial" w:hAnsi="Arial" w:cs="Arial"/>
              </w:rPr>
              <w:t xml:space="preserve"> whose contents are of interest in the context of this </w:t>
            </w:r>
            <w:del w:id="401" w:author="lubrich" w:date="2020-03-31T16:24:00Z">
              <w:r w:rsidRPr="00A9323B">
                <w:rPr>
                  <w:rFonts w:ascii="Arial" w:hAnsi="Arial" w:cs="Arial"/>
                </w:rPr>
                <w:delText>catalog</w:delText>
              </w:r>
            </w:del>
            <w:ins w:id="402" w:author="lubrich" w:date="2020-03-31T16:24:00Z">
              <w:r w:rsidRPr="00A9323B">
                <w:rPr>
                  <w:rFonts w:ascii="Arial" w:hAnsi="Arial" w:cs="Arial"/>
                </w:rPr>
                <w:t>NAP.</w:t>
              </w:r>
            </w:ins>
          </w:p>
          <w:p w:rsidR="007038E7" w:rsidRPr="00287D81" w:rsidRDefault="00A9323B" w:rsidP="007038E7">
            <w:pPr>
              <w:pStyle w:val="Tableentry"/>
              <w:jc w:val="left"/>
              <w:rPr>
                <w:rFonts w:ascii="Arial" w:hAnsi="Arial" w:cs="Arial"/>
              </w:rPr>
            </w:pPr>
            <w:ins w:id="403" w:author="lubrich" w:date="2020-03-31T16:27:00Z">
              <w:r w:rsidRPr="00A9323B">
                <w:rPr>
                  <w:rFonts w:ascii="Arial" w:hAnsi="Arial" w:cs="Arial"/>
                </w:rPr>
                <w:t xml:space="preserve">It is recommended not to use this property in the NAP domain. Relationships with other data portals can be declared via </w:t>
              </w:r>
            </w:ins>
            <w:ins w:id="404" w:author="lubrich" w:date="2020-03-31T16:28:00Z">
              <w:r w:rsidRPr="00A9323B">
                <w:rPr>
                  <w:rFonts w:ascii="Arial" w:hAnsi="Arial" w:cs="Arial"/>
                </w:rPr>
                <w:t>“has part” and “is part”.</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4B2B39" w:rsidRDefault="00A9323B" w:rsidP="00CE3338">
            <w:pPr>
              <w:pStyle w:val="Tableentry"/>
              <w:jc w:val="left"/>
              <w:rPr>
                <w:rFonts w:ascii="Arial" w:hAnsi="Arial" w:cs="Arial"/>
                <w:iCs/>
                <w:lang w:eastAsia="fr-FR"/>
              </w:rPr>
            </w:pPr>
            <w:r w:rsidRPr="004B2B39">
              <w:rPr>
                <w:rFonts w:ascii="Arial" w:hAnsi="Arial" w:cs="Arial"/>
                <w:iCs/>
                <w:lang w:eastAsia="fr-FR"/>
              </w:rPr>
              <w:t>0..n</w:t>
            </w:r>
          </w:p>
        </w:tc>
      </w:tr>
    </w:tbl>
    <w:p w:rsidR="00CE3338" w:rsidRDefault="00CE3338">
      <w:pPr>
        <w:rPr>
          <w:rFonts w:ascii="Arial" w:hAnsi="Arial"/>
          <w:b/>
          <w:bCs/>
          <w:color w:val="777777"/>
          <w:lang w:val="en-GB" w:eastAsia="fr-FR"/>
        </w:rPr>
      </w:pPr>
      <w:r>
        <w:br w:type="page"/>
      </w:r>
    </w:p>
    <w:p w:rsidR="00CE3338" w:rsidRDefault="00CE3338" w:rsidP="00CE3338">
      <w:pPr>
        <w:pStyle w:val="berschrift2"/>
        <w:tabs>
          <w:tab w:val="clear" w:pos="576"/>
        </w:tabs>
        <w:ind w:left="2552" w:hanging="567"/>
        <w:jc w:val="left"/>
      </w:pPr>
      <w:bookmarkStart w:id="405" w:name="_Toc37349949"/>
      <w:r>
        <w:lastRenderedPageBreak/>
        <w:t>Class “</w:t>
      </w:r>
      <w:r w:rsidRPr="00CE3338">
        <w:t>Catalogue Record</w:t>
      </w:r>
      <w:r>
        <w:t>”</w:t>
      </w:r>
      <w:bookmarkEnd w:id="405"/>
    </w:p>
    <w:tbl>
      <w:tblPr>
        <w:tblW w:w="9100" w:type="dxa"/>
        <w:tblInd w:w="1162" w:type="dxa"/>
        <w:tblLayout w:type="fixed"/>
        <w:tblCellMar>
          <w:top w:w="28" w:type="dxa"/>
          <w:left w:w="28" w:type="dxa"/>
          <w:right w:w="28" w:type="dxa"/>
        </w:tblCellMar>
        <w:tblLook w:val="04A0"/>
      </w:tblPr>
      <w:tblGrid>
        <w:gridCol w:w="567"/>
        <w:gridCol w:w="425"/>
        <w:gridCol w:w="1417"/>
        <w:gridCol w:w="1560"/>
        <w:gridCol w:w="1701"/>
        <w:gridCol w:w="2551"/>
        <w:gridCol w:w="879"/>
      </w:tblGrid>
      <w:tr w:rsidR="00CE3338" w:rsidRPr="00287D81" w:rsidTr="004847C9">
        <w:trPr>
          <w:cantSplit/>
          <w:trHeight w:hRule="exact" w:val="1134"/>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CE3338" w:rsidRPr="00287D81" w:rsidRDefault="00CE3338" w:rsidP="00963785">
            <w:pPr>
              <w:pStyle w:val="Paragraphe"/>
              <w:spacing w:after="0" w:line="240" w:lineRule="auto"/>
              <w:ind w:left="0"/>
              <w:jc w:val="left"/>
              <w:rPr>
                <w:rFonts w:cs="Arial"/>
                <w:b/>
                <w:bCs/>
                <w:sz w:val="16"/>
                <w:szCs w:val="16"/>
              </w:rPr>
            </w:pPr>
            <w:r w:rsidRPr="00287D8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CE3338" w:rsidRPr="00287D81" w:rsidRDefault="00CE3338" w:rsidP="00963785">
            <w:pPr>
              <w:pStyle w:val="Paragraphe"/>
              <w:spacing w:after="0" w:line="240" w:lineRule="auto"/>
              <w:ind w:left="113" w:right="113"/>
              <w:jc w:val="left"/>
              <w:rPr>
                <w:rFonts w:cs="Arial"/>
                <w:b/>
                <w:bCs/>
                <w:sz w:val="16"/>
                <w:szCs w:val="16"/>
              </w:rPr>
            </w:pPr>
            <w:r w:rsidRPr="00287D81">
              <w:rPr>
                <w:rFonts w:cs="Arial"/>
                <w:b/>
                <w:bCs/>
                <w:sz w:val="16"/>
                <w:szCs w:val="16"/>
              </w:rPr>
              <w:t>Obligation</w:t>
            </w:r>
          </w:p>
        </w:tc>
        <w:tc>
          <w:tcPr>
            <w:tcW w:w="141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CE3338" w:rsidRPr="00287D81" w:rsidRDefault="00CE3338" w:rsidP="00963785">
            <w:pPr>
              <w:pStyle w:val="Paragraphe"/>
              <w:spacing w:after="0" w:line="240" w:lineRule="auto"/>
              <w:ind w:left="0"/>
              <w:jc w:val="left"/>
              <w:rPr>
                <w:rFonts w:cs="Arial"/>
                <w:sz w:val="16"/>
                <w:szCs w:val="16"/>
              </w:rPr>
            </w:pPr>
            <w:r w:rsidRPr="00287D81">
              <w:rPr>
                <w:rFonts w:cs="Arial"/>
                <w:b/>
                <w:bCs/>
                <w:sz w:val="16"/>
                <w:szCs w:val="16"/>
              </w:rPr>
              <w:t>Property Name</w:t>
            </w:r>
            <w:r w:rsidRPr="00287D81">
              <w:rPr>
                <w:rFonts w:cs="Arial"/>
                <w:sz w:val="16"/>
                <w:szCs w:val="16"/>
              </w:rPr>
              <w:t xml:space="preserve"> </w:t>
            </w:r>
          </w:p>
        </w:tc>
        <w:tc>
          <w:tcPr>
            <w:tcW w:w="1560"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CE3338" w:rsidRPr="00287D81" w:rsidRDefault="00CE3338" w:rsidP="00963785">
            <w:pPr>
              <w:pStyle w:val="Paragraphe"/>
              <w:spacing w:after="0" w:line="240" w:lineRule="auto"/>
              <w:ind w:left="0"/>
              <w:jc w:val="left"/>
              <w:rPr>
                <w:rFonts w:cs="Arial"/>
                <w:sz w:val="16"/>
                <w:szCs w:val="16"/>
              </w:rPr>
            </w:pPr>
            <w:r w:rsidRPr="00287D81">
              <w:rPr>
                <w:rFonts w:cs="Arial"/>
                <w:b/>
                <w:bCs/>
                <w:sz w:val="16"/>
                <w:szCs w:val="16"/>
              </w:rPr>
              <w:t>URI</w:t>
            </w:r>
            <w:r w:rsidRPr="00287D8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CE3338" w:rsidRPr="00287D81" w:rsidRDefault="00CE3338" w:rsidP="00963785">
            <w:pPr>
              <w:pStyle w:val="Paragraphe"/>
              <w:spacing w:after="0" w:line="240" w:lineRule="auto"/>
              <w:ind w:left="0"/>
              <w:jc w:val="left"/>
              <w:rPr>
                <w:rFonts w:cs="Arial"/>
                <w:b/>
                <w:bCs/>
                <w:sz w:val="16"/>
                <w:szCs w:val="16"/>
              </w:rPr>
            </w:pPr>
            <w:r w:rsidRPr="00287D8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CE3338" w:rsidRPr="00287D81" w:rsidRDefault="00CE3338" w:rsidP="00963785">
            <w:pPr>
              <w:pStyle w:val="Paragraphe"/>
              <w:spacing w:after="0" w:line="240" w:lineRule="auto"/>
              <w:ind w:left="0"/>
              <w:jc w:val="left"/>
              <w:rPr>
                <w:rFonts w:cs="Arial"/>
                <w:sz w:val="16"/>
                <w:szCs w:val="16"/>
              </w:rPr>
            </w:pPr>
            <w:r w:rsidRPr="00287D8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CE3338" w:rsidRPr="00287D81" w:rsidRDefault="00CE3338" w:rsidP="00963785">
            <w:pPr>
              <w:pStyle w:val="Paragraphe"/>
              <w:spacing w:after="0" w:line="240" w:lineRule="auto"/>
              <w:ind w:left="67"/>
              <w:jc w:val="left"/>
              <w:rPr>
                <w:rFonts w:cs="Arial"/>
                <w:b/>
                <w:bCs/>
                <w:sz w:val="16"/>
                <w:szCs w:val="16"/>
              </w:rPr>
            </w:pPr>
            <w:r w:rsidRPr="00287D81">
              <w:rPr>
                <w:rFonts w:cs="Arial"/>
                <w:b/>
                <w:bCs/>
                <w:sz w:val="16"/>
                <w:szCs w:val="16"/>
              </w:rPr>
              <w:t>Card.</w:t>
            </w:r>
          </w:p>
        </w:tc>
      </w:tr>
      <w:tr w:rsidR="00CE3338" w:rsidRPr="00287D81" w:rsidTr="004847C9">
        <w:trPr>
          <w:cantSplit/>
          <w:trHeight w:hRule="exact" w:val="891"/>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CE3338" w:rsidRPr="00287D81" w:rsidRDefault="009338FF" w:rsidP="00963785">
            <w:pPr>
              <w:pStyle w:val="Paragraphe"/>
              <w:spacing w:after="0" w:line="240" w:lineRule="auto"/>
              <w:ind w:left="0"/>
              <w:jc w:val="left"/>
              <w:rPr>
                <w:rFonts w:cs="Arial"/>
                <w:iCs/>
                <w:sz w:val="14"/>
                <w:szCs w:val="14"/>
              </w:rPr>
            </w:pPr>
            <w:r>
              <w:rPr>
                <w:rFonts w:cs="Arial"/>
                <w:iCs/>
                <w:sz w:val="14"/>
                <w:szCs w:val="14"/>
              </w:rPr>
              <w:t>2</w:t>
            </w:r>
            <w:r w:rsidR="00CE3338" w:rsidRPr="00287D8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CE3338" w:rsidRPr="00287D81" w:rsidRDefault="00CE3338" w:rsidP="00963785">
            <w:pPr>
              <w:pStyle w:val="Paragraphe"/>
              <w:spacing w:after="0" w:line="240" w:lineRule="auto"/>
              <w:ind w:left="0"/>
              <w:jc w:val="left"/>
              <w:rPr>
                <w:rFonts w:cs="Arial"/>
                <w:iCs/>
                <w:sz w:val="14"/>
                <w:szCs w:val="14"/>
              </w:rPr>
            </w:pPr>
            <w:r w:rsidRPr="00287D81">
              <w:rPr>
                <w:rFonts w:cs="Arial"/>
                <w:iCs/>
                <w:sz w:val="14"/>
                <w:szCs w:val="14"/>
              </w:rPr>
              <w:t>M</w:t>
            </w:r>
          </w:p>
        </w:tc>
        <w:tc>
          <w:tcPr>
            <w:tcW w:w="1417"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rPr>
              <w:t>primary topic</w:t>
            </w:r>
          </w:p>
        </w:tc>
        <w:tc>
          <w:tcPr>
            <w:tcW w:w="156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proofErr w:type="spellStart"/>
            <w:r w:rsidRPr="00287D81">
              <w:rPr>
                <w:rFonts w:ascii="Arial" w:hAnsi="Arial" w:cs="Arial"/>
              </w:rPr>
              <w:t>foaf:primaryTopic</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noProof/>
              </w:rPr>
              <w:t>dcat:Dataset</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rPr>
              <w:t xml:space="preserve">This property links the </w:t>
            </w:r>
            <w:del w:id="406" w:author="lubrich" w:date="2020-03-31T16:37:00Z">
              <w:r w:rsidRPr="00287D81" w:rsidDel="00180E33">
                <w:rPr>
                  <w:rFonts w:ascii="Arial" w:hAnsi="Arial" w:cs="Arial"/>
                </w:rPr>
                <w:delText xml:space="preserve">Catalogue </w:delText>
              </w:r>
            </w:del>
            <w:ins w:id="407" w:author="lubrich" w:date="2020-03-31T16:37:00Z">
              <w:r w:rsidR="00180E33">
                <w:rPr>
                  <w:rFonts w:ascii="Arial" w:hAnsi="Arial" w:cs="Arial"/>
                </w:rPr>
                <w:t>metadata</w:t>
              </w:r>
              <w:r w:rsidR="00180E33" w:rsidRPr="00287D81">
                <w:rPr>
                  <w:rFonts w:ascii="Arial" w:hAnsi="Arial" w:cs="Arial"/>
                </w:rPr>
                <w:t xml:space="preserve"> </w:t>
              </w:r>
            </w:ins>
            <w:del w:id="408" w:author="lubrich" w:date="2020-03-31T16:37:00Z">
              <w:r w:rsidRPr="00287D81" w:rsidDel="00180E33">
                <w:rPr>
                  <w:rFonts w:ascii="Arial" w:hAnsi="Arial" w:cs="Arial"/>
                </w:rPr>
                <w:delText>R</w:delText>
              </w:r>
            </w:del>
            <w:ins w:id="409" w:author="lubrich" w:date="2020-03-31T16:37:00Z">
              <w:r w:rsidR="00180E33">
                <w:rPr>
                  <w:rFonts w:ascii="Arial" w:hAnsi="Arial" w:cs="Arial"/>
                </w:rPr>
                <w:t>r</w:t>
              </w:r>
            </w:ins>
            <w:r w:rsidRPr="00287D81">
              <w:rPr>
                <w:rFonts w:ascii="Arial" w:hAnsi="Arial" w:cs="Arial"/>
              </w:rPr>
              <w:t xml:space="preserve">ecord to the </w:t>
            </w:r>
            <w:del w:id="410" w:author="lubrich" w:date="2020-03-31T16:37:00Z">
              <w:r w:rsidRPr="00287D81" w:rsidDel="00180E33">
                <w:rPr>
                  <w:rFonts w:ascii="Arial" w:hAnsi="Arial" w:cs="Arial"/>
                </w:rPr>
                <w:delText xml:space="preserve">Dataset </w:delText>
              </w:r>
            </w:del>
            <w:ins w:id="411" w:author="lubrich" w:date="2020-03-31T16:37:00Z">
              <w:r w:rsidR="00180E33">
                <w:rPr>
                  <w:rFonts w:ascii="Arial" w:hAnsi="Arial" w:cs="Arial"/>
                </w:rPr>
                <w:t xml:space="preserve">publication </w:t>
              </w:r>
            </w:ins>
            <w:r w:rsidRPr="00287D81">
              <w:rPr>
                <w:rFonts w:ascii="Arial" w:hAnsi="Arial" w:cs="Arial"/>
              </w:rPr>
              <w:t>described in the record.</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rPr>
              <w:t>1..1</w:t>
            </w:r>
          </w:p>
        </w:tc>
      </w:tr>
      <w:tr w:rsidR="00CE3338" w:rsidRPr="00287D81" w:rsidTr="004847C9">
        <w:trPr>
          <w:cantSplit/>
          <w:trHeight w:hRule="exact" w:val="1342"/>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9338FF" w:rsidP="00963785">
            <w:pPr>
              <w:pStyle w:val="Paragraphe"/>
              <w:spacing w:after="0" w:line="240" w:lineRule="auto"/>
              <w:ind w:left="0"/>
              <w:jc w:val="left"/>
              <w:rPr>
                <w:rFonts w:cs="Arial"/>
                <w:iCs/>
                <w:sz w:val="14"/>
                <w:szCs w:val="14"/>
              </w:rPr>
            </w:pPr>
            <w:r>
              <w:rPr>
                <w:rFonts w:cs="Arial"/>
                <w:iCs/>
                <w:sz w:val="14"/>
                <w:szCs w:val="14"/>
              </w:rPr>
              <w:t>2</w:t>
            </w:r>
            <w:r w:rsidR="00CE3338" w:rsidRPr="00287D81">
              <w:rPr>
                <w:rFonts w:cs="Arial"/>
                <w:iCs/>
                <w:sz w:val="14"/>
                <w:szCs w:val="14"/>
              </w:rPr>
              <w:t>.2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CE3338" w:rsidP="00963785">
            <w:pPr>
              <w:pStyle w:val="Paragraphe"/>
              <w:spacing w:after="0" w:line="240" w:lineRule="auto"/>
              <w:ind w:left="0"/>
              <w:jc w:val="left"/>
              <w:rPr>
                <w:rFonts w:cs="Arial"/>
                <w:iCs/>
                <w:sz w:val="14"/>
                <w:szCs w:val="14"/>
              </w:rPr>
            </w:pPr>
            <w:r w:rsidRPr="00287D81">
              <w:rPr>
                <w:rFonts w:cs="Arial"/>
                <w:iCs/>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rPr>
              <w:t>update/ modification date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noProof/>
              </w:rPr>
              <w:t>dct:modified</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noProof/>
              </w:rPr>
              <w:t>rdfs</w:t>
            </w:r>
            <w:r w:rsidRPr="00287D81">
              <w:rPr>
                <w:rFonts w:ascii="Arial" w:hAnsi="Arial" w:cs="Arial"/>
              </w:rPr>
              <w:t xml:space="preserve">:Literal typed as </w:t>
            </w:r>
            <w:proofErr w:type="spellStart"/>
            <w:r w:rsidRPr="00287D81">
              <w:rPr>
                <w:rFonts w:ascii="Arial" w:hAnsi="Arial" w:cs="Arial"/>
                <w:noProof/>
              </w:rPr>
              <w:t>xsd</w:t>
            </w:r>
            <w:r w:rsidRPr="00287D81">
              <w:rPr>
                <w:rFonts w:ascii="Arial" w:hAnsi="Arial" w:cs="Arial"/>
              </w:rPr>
              <w:t>:date</w:t>
            </w:r>
            <w:proofErr w:type="spellEnd"/>
            <w:r w:rsidRPr="00287D81">
              <w:rPr>
                <w:rFonts w:ascii="Arial" w:hAnsi="Arial" w:cs="Arial"/>
              </w:rPr>
              <w:t xml:space="preserve"> or </w:t>
            </w:r>
            <w:proofErr w:type="spellStart"/>
            <w:r w:rsidRPr="00287D81">
              <w:rPr>
                <w:rFonts w:ascii="Arial" w:hAnsi="Arial" w:cs="Arial"/>
                <w:noProof/>
              </w:rPr>
              <w:t>xsd</w:t>
            </w:r>
            <w:r w:rsidRPr="00287D81">
              <w:rPr>
                <w:rFonts w:ascii="Arial" w:hAnsi="Arial" w:cs="Arial"/>
              </w:rPr>
              <w:t>:dateTime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ins w:id="412" w:author="lubrich" w:date="2020-03-31T16:54:00Z"/>
                <w:rFonts w:ascii="Arial" w:hAnsi="Arial" w:cs="Arial"/>
              </w:rPr>
            </w:pPr>
            <w:r w:rsidRPr="00CE12D8">
              <w:rPr>
                <w:rFonts w:ascii="Arial" w:hAnsi="Arial" w:cs="Arial"/>
              </w:rPr>
              <w:t xml:space="preserve">This property contains the most recent date on which the </w:t>
            </w:r>
            <w:del w:id="413" w:author="lubrich" w:date="2020-03-31T16:38:00Z">
              <w:r w:rsidRPr="00CE12D8" w:rsidDel="00180E33">
                <w:rPr>
                  <w:rFonts w:ascii="Arial" w:hAnsi="Arial" w:cs="Arial"/>
                </w:rPr>
                <w:delText xml:space="preserve">Catalogue entry </w:delText>
              </w:r>
            </w:del>
            <w:ins w:id="414" w:author="lubrich" w:date="2020-03-31T16:38:00Z">
              <w:r w:rsidR="00180E33" w:rsidRPr="00CE12D8">
                <w:rPr>
                  <w:rFonts w:ascii="Arial" w:hAnsi="Arial" w:cs="Arial"/>
                </w:rPr>
                <w:t xml:space="preserve">metadata record </w:t>
              </w:r>
            </w:ins>
            <w:r w:rsidRPr="00CE12D8">
              <w:rPr>
                <w:rFonts w:ascii="Arial" w:hAnsi="Arial" w:cs="Arial"/>
              </w:rPr>
              <w:t xml:space="preserve">was </w:t>
            </w:r>
            <w:del w:id="415" w:author="lubrich" w:date="2020-04-01T12:37:00Z">
              <w:r w:rsidRPr="00CE12D8" w:rsidDel="00CE12D8">
                <w:rPr>
                  <w:rFonts w:ascii="Arial" w:hAnsi="Arial" w:cs="Arial"/>
                </w:rPr>
                <w:delText xml:space="preserve">changed </w:delText>
              </w:r>
            </w:del>
            <w:ins w:id="416" w:author="lubrich" w:date="2020-04-01T12:37:00Z">
              <w:r w:rsidR="00CE12D8" w:rsidRPr="00CE12D8">
                <w:rPr>
                  <w:rFonts w:ascii="Arial" w:hAnsi="Arial" w:cs="Arial"/>
                </w:rPr>
                <w:t xml:space="preserve">created </w:t>
              </w:r>
            </w:ins>
            <w:r w:rsidRPr="00CE12D8">
              <w:rPr>
                <w:rFonts w:ascii="Arial" w:hAnsi="Arial" w:cs="Arial"/>
              </w:rPr>
              <w:t>or modified</w:t>
            </w:r>
            <w:ins w:id="417" w:author="lubrich" w:date="2020-04-01T12:37:00Z">
              <w:r w:rsidR="00CE12D8" w:rsidRPr="00CE12D8">
                <w:rPr>
                  <w:rFonts w:ascii="Arial" w:hAnsi="Arial" w:cs="Arial"/>
                </w:rPr>
                <w:t xml:space="preserve">. </w:t>
              </w:r>
              <w:r w:rsidR="00A9323B" w:rsidRPr="00A9323B">
                <w:rPr>
                  <w:rFonts w:ascii="Arial" w:hAnsi="Arial" w:cs="Arial"/>
                  <w:lang w:val="en-US"/>
                </w:rPr>
                <w:t xml:space="preserve">It will be generated by the </w:t>
              </w:r>
            </w:ins>
            <w:ins w:id="418" w:author="lubrich" w:date="2020-04-01T12:38:00Z">
              <w:r w:rsidR="00A9323B" w:rsidRPr="00A9323B">
                <w:rPr>
                  <w:rFonts w:ascii="Arial" w:hAnsi="Arial" w:cs="Arial"/>
                  <w:lang w:val="en-US"/>
                </w:rPr>
                <w:t xml:space="preserve">NAP </w:t>
              </w:r>
            </w:ins>
            <w:ins w:id="419" w:author="lubrich" w:date="2020-04-01T12:37:00Z">
              <w:r w:rsidR="00A9323B" w:rsidRPr="00A9323B">
                <w:rPr>
                  <w:rFonts w:ascii="Arial" w:hAnsi="Arial" w:cs="Arial"/>
                  <w:lang w:val="en-US"/>
                </w:rPr>
                <w:t>system.</w:t>
              </w:r>
            </w:ins>
          </w:p>
          <w:p w:rsidR="004B2B39" w:rsidRDefault="00963785">
            <w:pPr>
              <w:pStyle w:val="Tableentry"/>
              <w:jc w:val="left"/>
              <w:rPr>
                <w:ins w:id="420" w:author="lubrich" w:date="2020-04-01T12:37:00Z"/>
                <w:rFonts w:ascii="Arial" w:hAnsi="Arial" w:cs="Arial"/>
              </w:rPr>
            </w:pPr>
            <w:ins w:id="421" w:author="lubrich" w:date="2020-03-31T16:55:00Z">
              <w:r w:rsidRPr="00CE12D8">
                <w:rPr>
                  <w:rFonts w:ascii="Arial" w:hAnsi="Arial" w:cs="Arial"/>
                </w:rPr>
                <w:t>Corresponds to CMC element 2.2.1.1 Metadata Date.</w:t>
              </w:r>
            </w:ins>
            <w:del w:id="422" w:author="lubrich" w:date="2020-03-31T16:55:00Z">
              <w:r w:rsidR="00CE3338" w:rsidRPr="00CE12D8" w:rsidDel="00963785">
                <w:rPr>
                  <w:rFonts w:ascii="Arial" w:hAnsi="Arial" w:cs="Arial"/>
                </w:rPr>
                <w:delText>.</w:delText>
              </w:r>
            </w:del>
          </w:p>
          <w:p w:rsidR="004B2B39" w:rsidRDefault="004B2B39">
            <w:pPr>
              <w:pStyle w:val="Tableentry"/>
              <w:jc w:val="left"/>
              <w:rPr>
                <w:rFonts w:ascii="Arial" w:hAnsi="Arial" w:cs="Arial"/>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rPr>
              <w:t>1..1</w:t>
            </w:r>
          </w:p>
        </w:tc>
      </w:tr>
      <w:tr w:rsidR="002D1D41" w:rsidRPr="00287D81" w:rsidTr="004847C9">
        <w:trPr>
          <w:cantSplit/>
          <w:trHeight w:hRule="exact" w:val="1342"/>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Default="002D1D41" w:rsidP="00963785">
            <w:pPr>
              <w:pStyle w:val="Paragraphe"/>
              <w:spacing w:after="0" w:line="240" w:lineRule="auto"/>
              <w:ind w:left="0"/>
              <w:jc w:val="left"/>
              <w:rPr>
                <w:rFonts w:cs="Arial"/>
                <w:iCs/>
                <w:sz w:val="14"/>
                <w:szCs w:val="14"/>
              </w:rPr>
            </w:pPr>
            <w:r>
              <w:rPr>
                <w:rFonts w:cs="Arial"/>
                <w:iCs/>
                <w:sz w:val="14"/>
                <w:szCs w:val="14"/>
              </w:rPr>
              <w:t>2.3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287D81" w:rsidRDefault="002D1D41" w:rsidP="00963785">
            <w:pPr>
              <w:pStyle w:val="Paragraphe"/>
              <w:spacing w:after="0" w:line="240" w:lineRule="auto"/>
              <w:ind w:left="0"/>
              <w:jc w:val="left"/>
              <w:rPr>
                <w:rFonts w:cs="Arial"/>
                <w:iCs/>
                <w:sz w:val="14"/>
                <w:szCs w:val="14"/>
              </w:rPr>
            </w:pPr>
            <w:ins w:id="423" w:author="lubrich" w:date="2020-03-31T17:14:00Z">
              <w:r>
                <w:rPr>
                  <w:rFonts w:cs="Arial"/>
                  <w:iCs/>
                  <w:sz w:val="14"/>
                  <w:szCs w:val="14"/>
                </w:rPr>
                <w:t>M</w:t>
              </w:r>
            </w:ins>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287D81" w:rsidRDefault="0040796C" w:rsidP="0073499A">
            <w:pPr>
              <w:pStyle w:val="Tableentry"/>
              <w:jc w:val="left"/>
              <w:rPr>
                <w:rFonts w:ascii="Arial" w:hAnsi="Arial" w:cs="Arial"/>
              </w:rPr>
            </w:pPr>
            <w:commentRangeStart w:id="424"/>
            <w:ins w:id="425" w:author="lubrich" w:date="2020-04-01T12:33:00Z">
              <w:r>
                <w:rPr>
                  <w:rFonts w:ascii="Arial" w:hAnsi="Arial" w:cs="Arial"/>
                </w:rPr>
                <w:t xml:space="preserve">metadata </w:t>
              </w:r>
            </w:ins>
            <w:ins w:id="426" w:author="lubrich" w:date="2020-04-01T12:32:00Z">
              <w:r>
                <w:rPr>
                  <w:rFonts w:ascii="Arial" w:hAnsi="Arial" w:cs="Arial"/>
                </w:rPr>
                <w:t>creator</w:t>
              </w:r>
            </w:ins>
            <w:commentRangeEnd w:id="424"/>
            <w:ins w:id="427" w:author="lubrich" w:date="2020-04-01T12:33:00Z">
              <w:r>
                <w:rPr>
                  <w:rStyle w:val="Kommentarzeichen"/>
                  <w:rFonts w:ascii="Arial" w:hAnsi="Arial"/>
                  <w:lang w:eastAsia="fr-FR"/>
                </w:rPr>
                <w:commentReference w:id="424"/>
              </w:r>
            </w:ins>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E7E5C" w:rsidRDefault="0040796C" w:rsidP="0040796C">
            <w:pPr>
              <w:pStyle w:val="Tableentry"/>
              <w:jc w:val="left"/>
              <w:rPr>
                <w:rFonts w:ascii="Arial" w:hAnsi="Arial" w:cs="Arial"/>
                <w:noProof/>
              </w:rPr>
            </w:pPr>
            <w:ins w:id="428" w:author="lubrich" w:date="2020-04-01T12:29:00Z">
              <w:r>
                <w:rPr>
                  <w:rFonts w:ascii="Arial" w:hAnsi="Arial" w:cs="Arial"/>
                  <w:noProof/>
                </w:rPr>
                <w:t>dct:creator</w:t>
              </w:r>
            </w:ins>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287D81" w:rsidRDefault="002D1D41" w:rsidP="00963785">
            <w:pPr>
              <w:pStyle w:val="Tableentry"/>
              <w:jc w:val="left"/>
              <w:rPr>
                <w:rFonts w:ascii="Arial" w:hAnsi="Arial" w:cs="Arial"/>
                <w:noProof/>
              </w:rPr>
            </w:pPr>
            <w:ins w:id="429" w:author="lubrich" w:date="2020-03-31T17:16:00Z">
              <w:r>
                <w:rPr>
                  <w:rFonts w:ascii="Arial" w:hAnsi="Arial" w:cs="Arial"/>
                  <w:noProof/>
                </w:rPr>
                <w:t>foaf.Agent</w:t>
              </w:r>
            </w:ins>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F70AF0" w:rsidRDefault="002B6DAA" w:rsidP="002D1D41">
            <w:pPr>
              <w:pStyle w:val="Tableentry"/>
              <w:jc w:val="left"/>
              <w:rPr>
                <w:ins w:id="430" w:author="lubrich" w:date="2020-04-01T12:35:00Z"/>
                <w:rFonts w:ascii="Arial" w:hAnsi="Arial" w:cs="Arial"/>
              </w:rPr>
            </w:pPr>
            <w:ins w:id="431" w:author="lubrich" w:date="2020-03-31T17:18:00Z">
              <w:r>
                <w:rPr>
                  <w:rFonts w:ascii="Arial" w:hAnsi="Arial" w:cs="Arial"/>
                </w:rPr>
                <w:t xml:space="preserve">This property refers to an entity (organisation) responsible for </w:t>
              </w:r>
            </w:ins>
            <w:ins w:id="432" w:author="lubrich" w:date="2020-04-01T12:52:00Z">
              <w:r>
                <w:rPr>
                  <w:rFonts w:ascii="Arial" w:hAnsi="Arial" w:cs="Arial"/>
                </w:rPr>
                <w:t>the creation and maintenance of</w:t>
              </w:r>
            </w:ins>
            <w:ins w:id="433" w:author="lubrich" w:date="2020-03-31T17:18:00Z">
              <w:r>
                <w:rPr>
                  <w:rFonts w:ascii="Arial" w:hAnsi="Arial" w:cs="Arial"/>
                </w:rPr>
                <w:t xml:space="preserve"> the metadata record.</w:t>
              </w:r>
            </w:ins>
          </w:p>
          <w:p w:rsidR="0040796C" w:rsidRPr="00287D81" w:rsidRDefault="00A9323B" w:rsidP="002D1D41">
            <w:pPr>
              <w:pStyle w:val="Tableentry"/>
              <w:jc w:val="left"/>
              <w:rPr>
                <w:rFonts w:ascii="Arial" w:hAnsi="Arial" w:cs="Arial"/>
              </w:rPr>
            </w:pPr>
            <w:ins w:id="434" w:author="lubrich" w:date="2020-04-01T12:35:00Z">
              <w:r w:rsidRPr="00A9323B">
                <w:rPr>
                  <w:rFonts w:ascii="Arial" w:hAnsi="Arial" w:cs="Arial"/>
                </w:rPr>
                <w:t>Corresponds to CMC element 2.2.1.3 Contact Point</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287D81" w:rsidRDefault="002D1D41" w:rsidP="00963785">
            <w:pPr>
              <w:pStyle w:val="Tableentry"/>
              <w:jc w:val="left"/>
              <w:rPr>
                <w:rFonts w:ascii="Arial" w:hAnsi="Arial" w:cs="Arial"/>
              </w:rPr>
            </w:pPr>
            <w:ins w:id="435" w:author="lubrich" w:date="2020-03-31T17:18:00Z">
              <w:r>
                <w:rPr>
                  <w:rFonts w:ascii="Arial" w:hAnsi="Arial" w:cs="Arial"/>
                </w:rPr>
                <w:t>1..1</w:t>
              </w:r>
            </w:ins>
          </w:p>
        </w:tc>
      </w:tr>
      <w:tr w:rsidR="002D1D41" w:rsidRPr="00287D81" w:rsidTr="001C4DCD">
        <w:trPr>
          <w:cantSplit/>
          <w:trHeight w:hRule="exact" w:val="265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Default="002D1D41" w:rsidP="00963785">
            <w:pPr>
              <w:pStyle w:val="Paragraphe"/>
              <w:spacing w:after="0" w:line="240" w:lineRule="auto"/>
              <w:ind w:left="0"/>
              <w:jc w:val="left"/>
              <w:rPr>
                <w:rFonts w:cs="Arial"/>
                <w:iCs/>
                <w:sz w:val="14"/>
                <w:szCs w:val="14"/>
              </w:rPr>
            </w:pPr>
            <w:r>
              <w:rPr>
                <w:rFonts w:cs="Arial"/>
                <w:iCs/>
                <w:sz w:val="14"/>
                <w:szCs w:val="14"/>
              </w:rPr>
              <w:t>2.4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287D81" w:rsidRDefault="002D1D41" w:rsidP="00963785">
            <w:pPr>
              <w:pStyle w:val="Paragraphe"/>
              <w:spacing w:after="0" w:line="240" w:lineRule="auto"/>
              <w:ind w:left="0"/>
              <w:jc w:val="left"/>
              <w:rPr>
                <w:rFonts w:cs="Arial"/>
                <w:iCs/>
                <w:sz w:val="14"/>
                <w:szCs w:val="14"/>
              </w:rPr>
            </w:pPr>
            <w:ins w:id="436" w:author="lubrich" w:date="2020-03-31T17:14:00Z">
              <w:r>
                <w:rPr>
                  <w:rFonts w:cs="Arial"/>
                  <w:iCs/>
                  <w:sz w:val="14"/>
                  <w:szCs w:val="14"/>
                </w:rPr>
                <w:t>M</w:t>
              </w:r>
            </w:ins>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287D81" w:rsidRDefault="002D1D41" w:rsidP="00D4377C">
            <w:pPr>
              <w:pStyle w:val="Tableentry"/>
              <w:jc w:val="left"/>
              <w:rPr>
                <w:rFonts w:ascii="Arial" w:hAnsi="Arial" w:cs="Arial"/>
              </w:rPr>
            </w:pPr>
            <w:commentRangeStart w:id="437"/>
            <w:ins w:id="438" w:author="lubrich" w:date="2020-03-31T17:15:00Z">
              <w:r>
                <w:rPr>
                  <w:rFonts w:ascii="Arial" w:hAnsi="Arial" w:cs="Arial"/>
                </w:rPr>
                <w:t>contact</w:t>
              </w:r>
            </w:ins>
            <w:ins w:id="439" w:author="lubrich" w:date="2020-03-31T17:14:00Z">
              <w:r>
                <w:rPr>
                  <w:rFonts w:ascii="Arial" w:hAnsi="Arial" w:cs="Arial"/>
                </w:rPr>
                <w:t xml:space="preserve"> </w:t>
              </w:r>
            </w:ins>
            <w:commentRangeEnd w:id="437"/>
            <w:ins w:id="440" w:author="lubrich" w:date="2020-03-31T17:23:00Z">
              <w:r w:rsidR="0073499A">
                <w:rPr>
                  <w:rStyle w:val="Kommentarzeichen"/>
                  <w:rFonts w:ascii="Arial" w:hAnsi="Arial"/>
                  <w:lang w:eastAsia="fr-FR"/>
                </w:rPr>
                <w:commentReference w:id="437"/>
              </w:r>
            </w:ins>
            <w:ins w:id="441" w:author="lubrich" w:date="2020-04-01T15:15:00Z">
              <w:r w:rsidR="00D4377C">
                <w:rPr>
                  <w:rFonts w:ascii="Arial" w:hAnsi="Arial" w:cs="Arial"/>
                </w:rPr>
                <w:t>point</w:t>
              </w:r>
            </w:ins>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287D81" w:rsidRDefault="002D1D41" w:rsidP="00963785">
            <w:pPr>
              <w:pStyle w:val="Tableentry"/>
              <w:jc w:val="left"/>
              <w:rPr>
                <w:rFonts w:ascii="Arial" w:hAnsi="Arial" w:cs="Arial"/>
                <w:noProof/>
              </w:rPr>
            </w:pPr>
            <w:ins w:id="442" w:author="lubrich" w:date="2020-03-31T17:16:00Z">
              <w:r>
                <w:rPr>
                  <w:rFonts w:ascii="Arial" w:hAnsi="Arial" w:cs="Arial"/>
                  <w:noProof/>
                </w:rPr>
                <w:t>d</w:t>
              </w:r>
            </w:ins>
            <w:ins w:id="443" w:author="lubrich" w:date="2020-03-31T17:15:00Z">
              <w:r>
                <w:rPr>
                  <w:rFonts w:ascii="Arial" w:hAnsi="Arial" w:cs="Arial"/>
                  <w:noProof/>
                </w:rPr>
                <w:t>cat.contactpoint</w:t>
              </w:r>
            </w:ins>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287D81" w:rsidRDefault="002D1D41" w:rsidP="00963785">
            <w:pPr>
              <w:pStyle w:val="Tableentry"/>
              <w:jc w:val="left"/>
              <w:rPr>
                <w:rFonts w:ascii="Arial" w:hAnsi="Arial" w:cs="Arial"/>
                <w:noProof/>
              </w:rPr>
            </w:pPr>
            <w:ins w:id="444" w:author="lubrich" w:date="2020-03-31T17:15:00Z">
              <w:r>
                <w:rPr>
                  <w:rFonts w:ascii="Arial" w:hAnsi="Arial" w:cs="Arial"/>
                  <w:noProof/>
                </w:rPr>
                <w:t>vcard:Kind</w:t>
              </w:r>
            </w:ins>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Default="0073499A" w:rsidP="0073499A">
            <w:pPr>
              <w:pStyle w:val="Tableentry"/>
              <w:jc w:val="left"/>
              <w:rPr>
                <w:ins w:id="445" w:author="lubrich" w:date="2020-04-01T13:00:00Z"/>
                <w:rFonts w:ascii="Arial" w:hAnsi="Arial" w:cs="Arial"/>
              </w:rPr>
            </w:pPr>
            <w:ins w:id="446" w:author="lubrich" w:date="2020-03-31T17:18:00Z">
              <w:r w:rsidRPr="00F70AF0">
                <w:rPr>
                  <w:rFonts w:ascii="Arial" w:hAnsi="Arial" w:cs="Arial"/>
                </w:rPr>
                <w:t xml:space="preserve">This property refers to </w:t>
              </w:r>
            </w:ins>
            <w:ins w:id="447" w:author="lubrich" w:date="2020-03-31T17:22:00Z">
              <w:r w:rsidRPr="00F70AF0">
                <w:rPr>
                  <w:rFonts w:ascii="Arial" w:hAnsi="Arial" w:cs="Arial"/>
                </w:rPr>
                <w:t xml:space="preserve">contact data </w:t>
              </w:r>
            </w:ins>
            <w:ins w:id="448" w:author="lubrich" w:date="2020-03-31T17:18:00Z">
              <w:r w:rsidRPr="00F70AF0">
                <w:rPr>
                  <w:rFonts w:ascii="Arial" w:hAnsi="Arial" w:cs="Arial"/>
                </w:rPr>
                <w:t>of an entity (organisation</w:t>
              </w:r>
            </w:ins>
            <w:ins w:id="449" w:author="lubrich" w:date="2020-04-01T15:54:00Z">
              <w:r w:rsidR="00CC0F52">
                <w:rPr>
                  <w:rFonts w:ascii="Arial" w:hAnsi="Arial" w:cs="Arial"/>
                </w:rPr>
                <w:t xml:space="preserve"> and person</w:t>
              </w:r>
            </w:ins>
            <w:ins w:id="450" w:author="lubrich" w:date="2020-03-31T17:18:00Z">
              <w:r w:rsidRPr="00F70AF0">
                <w:rPr>
                  <w:rFonts w:ascii="Arial" w:hAnsi="Arial" w:cs="Arial"/>
                </w:rPr>
                <w:t xml:space="preserve">) </w:t>
              </w:r>
            </w:ins>
            <w:ins w:id="451" w:author="lubrich" w:date="2020-04-01T12:55:00Z">
              <w:r w:rsidR="00F70AF0" w:rsidRPr="00F70AF0">
                <w:rPr>
                  <w:rFonts w:ascii="Arial" w:hAnsi="Arial" w:cs="Arial"/>
                </w:rPr>
                <w:t>responsible for the creation and maintenance of the metadata record.</w:t>
              </w:r>
            </w:ins>
          </w:p>
          <w:p w:rsidR="001C4DCD" w:rsidRPr="001C4DCD" w:rsidRDefault="001C4DCD" w:rsidP="001C4DCD">
            <w:pPr>
              <w:pStyle w:val="Tableentry"/>
              <w:rPr>
                <w:ins w:id="452" w:author="lubrich" w:date="2020-04-01T13:00:00Z"/>
                <w:rFonts w:ascii="Arial" w:hAnsi="Arial" w:cs="Arial"/>
              </w:rPr>
            </w:pPr>
            <w:ins w:id="453" w:author="lubrich" w:date="2020-04-01T13:00:00Z">
              <w:r w:rsidRPr="001C4DCD">
                <w:rPr>
                  <w:rFonts w:ascii="Arial" w:hAnsi="Arial" w:cs="Arial"/>
                </w:rPr>
                <w:t>For privacy reasons only non-person data fields (e.g. organisation name, organisation address etc.) might be displayed in the user interface.</w:t>
              </w:r>
            </w:ins>
          </w:p>
          <w:p w:rsidR="001C4DCD" w:rsidRPr="00F70AF0" w:rsidRDefault="00332B2A" w:rsidP="001C4DCD">
            <w:pPr>
              <w:pStyle w:val="Tableentry"/>
              <w:jc w:val="left"/>
              <w:rPr>
                <w:ins w:id="454" w:author="lubrich" w:date="2020-04-01T12:36:00Z"/>
                <w:rFonts w:ascii="Arial" w:hAnsi="Arial" w:cs="Arial"/>
              </w:rPr>
            </w:pPr>
            <w:ins w:id="455" w:author="lubrich" w:date="2020-04-01T13:03:00Z">
              <w:r>
                <w:rPr>
                  <w:rFonts w:ascii="Arial" w:hAnsi="Arial" w:cs="Arial"/>
                </w:rPr>
                <w:t>Only “</w:t>
              </w:r>
            </w:ins>
            <w:ins w:id="456" w:author="lubrich" w:date="2020-04-01T13:00:00Z">
              <w:r w:rsidR="001C4DCD" w:rsidRPr="001C4DCD">
                <w:rPr>
                  <w:rFonts w:ascii="Arial" w:hAnsi="Arial" w:cs="Arial"/>
                </w:rPr>
                <w:t>Name</w:t>
              </w:r>
            </w:ins>
            <w:ins w:id="457" w:author="lubrich" w:date="2020-04-01T13:03:00Z">
              <w:r>
                <w:rPr>
                  <w:rFonts w:ascii="Arial" w:hAnsi="Arial" w:cs="Arial"/>
                </w:rPr>
                <w:t>”</w:t>
              </w:r>
            </w:ins>
            <w:ins w:id="458" w:author="lubrich" w:date="2020-04-01T13:00:00Z">
              <w:r w:rsidR="001C4DCD" w:rsidRPr="001C4DCD">
                <w:rPr>
                  <w:rFonts w:ascii="Arial" w:hAnsi="Arial" w:cs="Arial"/>
                </w:rPr>
                <w:t xml:space="preserve"> and </w:t>
              </w:r>
            </w:ins>
            <w:ins w:id="459" w:author="lubrich" w:date="2020-04-01T13:03:00Z">
              <w:r>
                <w:rPr>
                  <w:rFonts w:ascii="Arial" w:hAnsi="Arial" w:cs="Arial"/>
                </w:rPr>
                <w:t>“</w:t>
              </w:r>
            </w:ins>
            <w:ins w:id="460" w:author="lubrich" w:date="2020-04-01T13:00:00Z">
              <w:r w:rsidR="001C4DCD" w:rsidRPr="001C4DCD">
                <w:rPr>
                  <w:rFonts w:ascii="Arial" w:hAnsi="Arial" w:cs="Arial"/>
                </w:rPr>
                <w:t>E-Mail</w:t>
              </w:r>
            </w:ins>
            <w:ins w:id="461" w:author="lubrich" w:date="2020-04-01T13:03:00Z">
              <w:r>
                <w:rPr>
                  <w:rFonts w:ascii="Arial" w:hAnsi="Arial" w:cs="Arial"/>
                </w:rPr>
                <w:t>” from th</w:t>
              </w:r>
            </w:ins>
            <w:ins w:id="462" w:author="lubrich" w:date="2020-04-01T15:21:00Z">
              <w:r w:rsidR="002C1542">
                <w:rPr>
                  <w:rFonts w:ascii="Arial" w:hAnsi="Arial" w:cs="Arial"/>
                </w:rPr>
                <w:t>e</w:t>
              </w:r>
            </w:ins>
            <w:ins w:id="463" w:author="lubrich" w:date="2020-04-01T13:03:00Z">
              <w:r>
                <w:rPr>
                  <w:rFonts w:ascii="Arial" w:hAnsi="Arial" w:cs="Arial"/>
                </w:rPr>
                <w:t xml:space="preserve"> vCard ontology are mandatory</w:t>
              </w:r>
            </w:ins>
            <w:ins w:id="464" w:author="lubrich" w:date="2020-04-01T13:04:00Z">
              <w:r>
                <w:rPr>
                  <w:rFonts w:ascii="Arial" w:hAnsi="Arial" w:cs="Arial"/>
                </w:rPr>
                <w:t>.</w:t>
              </w:r>
            </w:ins>
            <w:ins w:id="465" w:author="lubrich" w:date="2020-04-01T15:34:00Z">
              <w:r w:rsidR="004643FA">
                <w:rPr>
                  <w:rFonts w:ascii="Arial" w:hAnsi="Arial" w:cs="Arial"/>
                </w:rPr>
                <w:t xml:space="preserve"> The “name” should be mapped from “metadata creator” (see above).</w:t>
              </w:r>
            </w:ins>
          </w:p>
          <w:p w:rsidR="0040796C" w:rsidRPr="00287D81" w:rsidRDefault="00A9323B" w:rsidP="0073499A">
            <w:pPr>
              <w:pStyle w:val="Tableentry"/>
              <w:jc w:val="left"/>
              <w:rPr>
                <w:rFonts w:ascii="Arial" w:hAnsi="Arial" w:cs="Arial"/>
              </w:rPr>
            </w:pPr>
            <w:ins w:id="466" w:author="lubrich" w:date="2020-04-01T12:36:00Z">
              <w:r w:rsidRPr="00A9323B">
                <w:rPr>
                  <w:rFonts w:ascii="Arial" w:hAnsi="Arial" w:cs="Arial"/>
                </w:rPr>
                <w:t>Corresponds to CMC element 2.2.1.3 Contact Point</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287D81" w:rsidRDefault="002D1D41" w:rsidP="00963785">
            <w:pPr>
              <w:pStyle w:val="Tableentry"/>
              <w:jc w:val="left"/>
              <w:rPr>
                <w:rFonts w:ascii="Arial" w:hAnsi="Arial" w:cs="Arial"/>
              </w:rPr>
            </w:pPr>
            <w:ins w:id="467" w:author="lubrich" w:date="2020-03-31T17:15:00Z">
              <w:r>
                <w:rPr>
                  <w:rFonts w:ascii="Arial" w:hAnsi="Arial" w:cs="Arial"/>
                </w:rPr>
                <w:t>1..1</w:t>
              </w:r>
            </w:ins>
          </w:p>
        </w:tc>
      </w:tr>
      <w:tr w:rsidR="00CE3338" w:rsidRPr="00287D81" w:rsidTr="004847C9">
        <w:trPr>
          <w:cantSplit/>
          <w:trHeight w:hRule="exact" w:val="1372"/>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E3338" w:rsidRPr="00287D81" w:rsidRDefault="009338FF" w:rsidP="00963785">
            <w:pPr>
              <w:pStyle w:val="Paragraphe"/>
              <w:spacing w:after="0" w:line="240" w:lineRule="auto"/>
              <w:ind w:left="0"/>
              <w:jc w:val="left"/>
              <w:rPr>
                <w:rFonts w:cs="Arial"/>
                <w:iCs/>
                <w:sz w:val="14"/>
                <w:szCs w:val="14"/>
              </w:rPr>
            </w:pPr>
            <w:r>
              <w:rPr>
                <w:rFonts w:cs="Arial"/>
                <w:iCs/>
                <w:sz w:val="14"/>
                <w:szCs w:val="14"/>
              </w:rPr>
              <w:t>2</w:t>
            </w:r>
            <w:r w:rsidR="00CE3338" w:rsidRPr="00287D81">
              <w:rPr>
                <w:rFonts w:cs="Arial"/>
                <w:iCs/>
                <w:sz w:val="14"/>
                <w:szCs w:val="14"/>
              </w:rPr>
              <w:t>.</w:t>
            </w:r>
            <w:r w:rsidR="002D1D41">
              <w:rPr>
                <w:rFonts w:cs="Arial"/>
                <w:iCs/>
                <w:sz w:val="14"/>
                <w:szCs w:val="14"/>
              </w:rPr>
              <w:t>5</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E3338" w:rsidRPr="00287D81" w:rsidRDefault="00CE3338" w:rsidP="00963785">
            <w:pPr>
              <w:pStyle w:val="Paragraphe"/>
              <w:spacing w:after="0" w:line="240" w:lineRule="auto"/>
              <w:ind w:left="0"/>
              <w:jc w:val="left"/>
              <w:rPr>
                <w:rFonts w:cs="Arial"/>
                <w:iCs/>
                <w:sz w:val="14"/>
                <w:szCs w:val="14"/>
              </w:rPr>
            </w:pPr>
            <w:r w:rsidRPr="00287D81">
              <w:rPr>
                <w:rFonts w:cs="Arial"/>
                <w:iCs/>
                <w:sz w:val="14"/>
                <w:szCs w:val="14"/>
              </w:rPr>
              <w:t>R</w:t>
            </w:r>
          </w:p>
        </w:tc>
        <w:tc>
          <w:tcPr>
            <w:tcW w:w="1417"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rPr>
              <w:t>application profile</w:t>
            </w:r>
          </w:p>
        </w:tc>
        <w:tc>
          <w:tcPr>
            <w:tcW w:w="156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noProof/>
              </w:rPr>
              <w:t>dct</w:t>
            </w:r>
            <w:r w:rsidRPr="00287D81">
              <w:rPr>
                <w:rFonts w:ascii="Arial" w:hAnsi="Arial" w:cs="Arial"/>
              </w:rPr>
              <w:t>:</w:t>
            </w:r>
            <w:proofErr w:type="spellStart"/>
            <w:r w:rsidRPr="00287D81">
              <w:rPr>
                <w:rFonts w:ascii="Arial" w:hAnsi="Arial" w:cs="Arial"/>
              </w:rPr>
              <w:t>conformsTo</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noProof/>
              </w:rPr>
              <w:t>rdfs:Resource</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ins w:id="468" w:author="lubrich" w:date="2020-03-31T16:39:00Z"/>
                <w:rStyle w:val="apple-converted-space"/>
                <w:rFonts w:ascii="Arial" w:hAnsi="Arial" w:cs="Arial"/>
                <w:color w:val="000000"/>
              </w:rPr>
            </w:pPr>
            <w:r w:rsidRPr="00287D81">
              <w:rPr>
                <w:rStyle w:val="apple-converted-space"/>
                <w:rFonts w:ascii="Arial" w:hAnsi="Arial" w:cs="Arial"/>
                <w:color w:val="000000"/>
              </w:rPr>
              <w:t xml:space="preserve">This property refers to an Application Profile that the </w:t>
            </w:r>
            <w:del w:id="469" w:author="lubrich" w:date="2020-03-31T16:39:00Z">
              <w:r w:rsidRPr="00287D81" w:rsidDel="00180E33">
                <w:rPr>
                  <w:rStyle w:val="apple-converted-space"/>
                  <w:rFonts w:ascii="Arial" w:hAnsi="Arial" w:cs="Arial"/>
                  <w:color w:val="000000"/>
                </w:rPr>
                <w:delText xml:space="preserve">Dataset’s </w:delText>
              </w:r>
            </w:del>
            <w:ins w:id="470" w:author="lubrich" w:date="2020-03-31T16:39:00Z">
              <w:r w:rsidR="00180E33">
                <w:rPr>
                  <w:rStyle w:val="apple-converted-space"/>
                  <w:rFonts w:ascii="Arial" w:hAnsi="Arial" w:cs="Arial"/>
                  <w:color w:val="000000"/>
                </w:rPr>
                <w:t>publication’s</w:t>
              </w:r>
              <w:r w:rsidR="00180E33" w:rsidRPr="00287D81">
                <w:rPr>
                  <w:rStyle w:val="apple-converted-space"/>
                  <w:rFonts w:ascii="Arial" w:hAnsi="Arial" w:cs="Arial"/>
                  <w:color w:val="000000"/>
                </w:rPr>
                <w:t xml:space="preserve"> </w:t>
              </w:r>
            </w:ins>
            <w:r w:rsidRPr="00287D81">
              <w:rPr>
                <w:rStyle w:val="apple-converted-space"/>
                <w:rFonts w:ascii="Arial" w:hAnsi="Arial" w:cs="Arial"/>
                <w:color w:val="000000"/>
              </w:rPr>
              <w:t>metadata conforms to</w:t>
            </w:r>
            <w:ins w:id="471" w:author="lubrich" w:date="2020-03-31T16:39:00Z">
              <w:r w:rsidR="00180E33">
                <w:rPr>
                  <w:rStyle w:val="apple-converted-space"/>
                  <w:rFonts w:ascii="Arial" w:hAnsi="Arial" w:cs="Arial"/>
                  <w:color w:val="000000"/>
                </w:rPr>
                <w:t>.</w:t>
              </w:r>
            </w:ins>
          </w:p>
          <w:p w:rsidR="004B2B39" w:rsidRDefault="00180E33">
            <w:pPr>
              <w:pStyle w:val="Tableentry"/>
              <w:jc w:val="left"/>
              <w:rPr>
                <w:rStyle w:val="apple-converted-space"/>
                <w:rFonts w:ascii="Arial" w:hAnsi="Arial" w:cs="Arial"/>
                <w:color w:val="000000"/>
              </w:rPr>
            </w:pPr>
            <w:ins w:id="472" w:author="lubrich" w:date="2020-03-31T16:39:00Z">
              <w:r>
                <w:rPr>
                  <w:rStyle w:val="apple-converted-space"/>
                  <w:rFonts w:ascii="Arial" w:hAnsi="Arial" w:cs="Arial"/>
                  <w:color w:val="000000"/>
                </w:rPr>
                <w:t xml:space="preserve">When following </w:t>
              </w:r>
            </w:ins>
            <w:ins w:id="473" w:author="lubrich" w:date="2020-03-31T16:49:00Z">
              <w:r w:rsidR="00963785">
                <w:rPr>
                  <w:rStyle w:val="apple-converted-space"/>
                  <w:rFonts w:ascii="Arial" w:hAnsi="Arial" w:cs="Arial"/>
                  <w:color w:val="000000"/>
                </w:rPr>
                <w:t>this</w:t>
              </w:r>
            </w:ins>
            <w:ins w:id="474" w:author="lubrich" w:date="2020-03-31T16:40:00Z">
              <w:r>
                <w:rPr>
                  <w:rStyle w:val="apple-converted-space"/>
                  <w:rFonts w:ascii="Arial" w:hAnsi="Arial" w:cs="Arial"/>
                  <w:color w:val="000000"/>
                </w:rPr>
                <w:t xml:space="preserve"> presented work</w:t>
              </w:r>
            </w:ins>
            <w:ins w:id="475" w:author="lubrich" w:date="2020-03-31T16:39:00Z">
              <w:r>
                <w:rPr>
                  <w:rStyle w:val="apple-converted-space"/>
                  <w:rFonts w:ascii="Arial" w:hAnsi="Arial" w:cs="Arial"/>
                  <w:color w:val="000000"/>
                </w:rPr>
                <w:t xml:space="preserve">, the value will </w:t>
              </w:r>
            </w:ins>
            <w:ins w:id="476" w:author="lubrich" w:date="2020-04-02T14:51:00Z">
              <w:r w:rsidR="009706DC">
                <w:rPr>
                  <w:rStyle w:val="apple-converted-space"/>
                  <w:rFonts w:ascii="Arial" w:hAnsi="Arial" w:cs="Arial"/>
                  <w:color w:val="000000"/>
                </w:rPr>
                <w:t xml:space="preserve">an URI </w:t>
              </w:r>
              <w:proofErr w:type="gramStart"/>
              <w:r w:rsidR="009706DC">
                <w:rPr>
                  <w:rStyle w:val="apple-converted-space"/>
                  <w:rFonts w:ascii="Arial" w:hAnsi="Arial" w:cs="Arial"/>
                  <w:color w:val="000000"/>
                </w:rPr>
                <w:t xml:space="preserve">of </w:t>
              </w:r>
            </w:ins>
            <w:ins w:id="477" w:author="lubrich" w:date="2020-03-31T16:39:00Z">
              <w:r>
                <w:rPr>
                  <w:rStyle w:val="apple-converted-space"/>
                  <w:rFonts w:ascii="Arial" w:hAnsi="Arial" w:cs="Arial"/>
                  <w:color w:val="000000"/>
                </w:rPr>
                <w:t xml:space="preserve"> “</w:t>
              </w:r>
              <w:proofErr w:type="gramEnd"/>
              <w:r>
                <w:rPr>
                  <w:rStyle w:val="apple-converted-space"/>
                  <w:rFonts w:ascii="Arial" w:hAnsi="Arial" w:cs="Arial"/>
                  <w:color w:val="000000"/>
                </w:rPr>
                <w:t>DCAT-AP</w:t>
              </w:r>
            </w:ins>
            <w:ins w:id="478" w:author="lubrich" w:date="2020-03-31T16:40:00Z">
              <w:r>
                <w:rPr>
                  <w:rStyle w:val="apple-converted-space"/>
                  <w:rFonts w:ascii="Arial" w:hAnsi="Arial" w:cs="Arial"/>
                  <w:color w:val="000000"/>
                </w:rPr>
                <w:t>.</w:t>
              </w:r>
            </w:ins>
            <w:ins w:id="479" w:author="lubrich" w:date="2020-03-31T16:39:00Z">
              <w:r>
                <w:rPr>
                  <w:rStyle w:val="apple-converted-space"/>
                  <w:rFonts w:ascii="Arial" w:hAnsi="Arial" w:cs="Arial"/>
                  <w:color w:val="000000"/>
                </w:rPr>
                <w:t>N</w:t>
              </w:r>
            </w:ins>
            <w:ins w:id="480" w:author="lubrich" w:date="2020-03-31T16:40:00Z">
              <w:r>
                <w:rPr>
                  <w:rStyle w:val="apple-converted-space"/>
                  <w:rFonts w:ascii="Arial" w:hAnsi="Arial" w:cs="Arial"/>
                  <w:color w:val="000000"/>
                </w:rPr>
                <w:t>AP</w:t>
              </w:r>
            </w:ins>
            <w:ins w:id="481" w:author="lubrich" w:date="2020-03-31T16:39:00Z">
              <w:r>
                <w:rPr>
                  <w:rStyle w:val="apple-converted-space"/>
                  <w:rFonts w:ascii="Arial" w:hAnsi="Arial" w:cs="Arial"/>
                  <w:color w:val="000000"/>
                </w:rPr>
                <w:t xml:space="preserve"> version </w:t>
              </w:r>
              <w:proofErr w:type="spellStart"/>
              <w:r>
                <w:rPr>
                  <w:rStyle w:val="apple-converted-space"/>
                  <w:rFonts w:ascii="Arial" w:hAnsi="Arial" w:cs="Arial"/>
                  <w:color w:val="000000"/>
                </w:rPr>
                <w:t>x.x</w:t>
              </w:r>
            </w:ins>
            <w:proofErr w:type="spellEnd"/>
            <w:ins w:id="482" w:author="lubrich" w:date="2020-03-31T16:40:00Z">
              <w:r>
                <w:rPr>
                  <w:rStyle w:val="apple-converted-space"/>
                  <w:rFonts w:ascii="Arial" w:hAnsi="Arial" w:cs="Arial"/>
                  <w:color w:val="000000"/>
                </w:rPr>
                <w:t>”.</w:t>
              </w:r>
            </w:ins>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rPr>
              <w:t>0..1</w:t>
            </w:r>
          </w:p>
        </w:tc>
      </w:tr>
      <w:tr w:rsidR="00CE3338" w:rsidRPr="00287D81" w:rsidTr="004847C9">
        <w:trPr>
          <w:cantSplit/>
          <w:trHeight w:hRule="exact" w:val="1507"/>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E3338" w:rsidRPr="00287D81" w:rsidRDefault="009338FF" w:rsidP="00963785">
            <w:pPr>
              <w:pStyle w:val="Paragraphe"/>
              <w:spacing w:after="0" w:line="240" w:lineRule="auto"/>
              <w:ind w:left="0"/>
              <w:jc w:val="left"/>
              <w:rPr>
                <w:rFonts w:cs="Arial"/>
                <w:iCs/>
                <w:sz w:val="14"/>
                <w:szCs w:val="14"/>
              </w:rPr>
            </w:pPr>
            <w:r>
              <w:rPr>
                <w:rFonts w:cs="Arial"/>
                <w:iCs/>
                <w:sz w:val="14"/>
                <w:szCs w:val="14"/>
              </w:rPr>
              <w:t>2</w:t>
            </w:r>
            <w:r w:rsidR="00CE3338" w:rsidRPr="00287D81">
              <w:rPr>
                <w:rFonts w:cs="Arial"/>
                <w:iCs/>
                <w:sz w:val="14"/>
                <w:szCs w:val="14"/>
              </w:rPr>
              <w:t>.</w:t>
            </w:r>
            <w:r w:rsidR="002D1D41">
              <w:rPr>
                <w:rFonts w:cs="Arial"/>
                <w:iCs/>
                <w:sz w:val="14"/>
                <w:szCs w:val="14"/>
              </w:rPr>
              <w:t>6</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E3338" w:rsidRPr="00287D81" w:rsidRDefault="00CE3338" w:rsidP="00963785">
            <w:pPr>
              <w:pStyle w:val="Paragraphe"/>
              <w:spacing w:after="0" w:line="240" w:lineRule="auto"/>
              <w:ind w:left="0"/>
              <w:jc w:val="left"/>
              <w:rPr>
                <w:rFonts w:cs="Arial"/>
                <w:iCs/>
                <w:sz w:val="14"/>
                <w:szCs w:val="14"/>
              </w:rPr>
            </w:pPr>
            <w:r w:rsidRPr="00287D81">
              <w:rPr>
                <w:rFonts w:cs="Arial"/>
                <w:iCs/>
                <w:sz w:val="14"/>
                <w:szCs w:val="14"/>
              </w:rPr>
              <w:t>R</w:t>
            </w:r>
          </w:p>
        </w:tc>
        <w:tc>
          <w:tcPr>
            <w:tcW w:w="1417"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rPr>
              <w:t>change type</w:t>
            </w:r>
          </w:p>
        </w:tc>
        <w:tc>
          <w:tcPr>
            <w:tcW w:w="1560"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noProof/>
              </w:rPr>
              <w:t>adms:status</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noProof/>
              </w:rPr>
              <w:t>skos:Concept</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ins w:id="483" w:author="lubrich" w:date="2020-03-31T16:47:00Z"/>
                <w:rFonts w:ascii="Arial" w:hAnsi="Arial" w:cs="Arial"/>
              </w:rPr>
            </w:pPr>
            <w:r w:rsidRPr="00287D81">
              <w:rPr>
                <w:rStyle w:val="apple-converted-space"/>
                <w:rFonts w:ascii="Arial" w:hAnsi="Arial" w:cs="Arial"/>
                <w:color w:val="000000"/>
              </w:rPr>
              <w:t>This property refers to t</w:t>
            </w:r>
            <w:r w:rsidRPr="00287D81">
              <w:rPr>
                <w:rFonts w:ascii="Arial" w:hAnsi="Arial" w:cs="Arial"/>
              </w:rPr>
              <w:t xml:space="preserve">he type of the </w:t>
            </w:r>
            <w:r w:rsidRPr="00287D81">
              <w:rPr>
                <w:rStyle w:val="Hervorhebung"/>
                <w:rFonts w:ascii="Arial" w:hAnsi="Arial" w:cs="Arial"/>
                <w:color w:val="000000"/>
                <w:bdr w:val="none" w:sz="0" w:space="0" w:color="auto" w:frame="1"/>
              </w:rPr>
              <w:t xml:space="preserve">latest </w:t>
            </w:r>
            <w:r w:rsidRPr="00287D81">
              <w:rPr>
                <w:rFonts w:ascii="Arial" w:hAnsi="Arial" w:cs="Arial"/>
              </w:rPr>
              <w:t xml:space="preserve">revision of a Dataset's entry in the Catalogue. </w:t>
            </w:r>
          </w:p>
          <w:p w:rsidR="004B2B39" w:rsidRDefault="00180E33">
            <w:pPr>
              <w:pStyle w:val="Tableentry"/>
              <w:jc w:val="left"/>
              <w:rPr>
                <w:rFonts w:ascii="Arial" w:hAnsi="Arial" w:cs="Arial"/>
              </w:rPr>
            </w:pPr>
            <w:ins w:id="484" w:author="lubrich" w:date="2020-03-31T16:47:00Z">
              <w:r>
                <w:rPr>
                  <w:rFonts w:ascii="Arial" w:hAnsi="Arial" w:cs="Arial"/>
                </w:rPr>
                <w:t xml:space="preserve">Potential types according to </w:t>
              </w:r>
              <w:proofErr w:type="spellStart"/>
              <w:r>
                <w:rPr>
                  <w:rFonts w:ascii="Arial" w:hAnsi="Arial" w:cs="Arial"/>
                </w:rPr>
                <w:t>skos</w:t>
              </w:r>
              <w:proofErr w:type="gramStart"/>
              <w:r w:rsidR="00963785">
                <w:rPr>
                  <w:rFonts w:ascii="Arial" w:hAnsi="Arial" w:cs="Arial"/>
                </w:rPr>
                <w:t>:Concept</w:t>
              </w:r>
              <w:proofErr w:type="spellEnd"/>
              <w:proofErr w:type="gramEnd"/>
              <w:r w:rsidR="00963785">
                <w:rPr>
                  <w:rFonts w:ascii="Arial" w:hAnsi="Arial" w:cs="Arial"/>
                </w:rPr>
                <w:t xml:space="preserve"> are “</w:t>
              </w:r>
              <w:r w:rsidR="00963785" w:rsidRPr="00963785">
                <w:rPr>
                  <w:rFonts w:ascii="Arial" w:hAnsi="Arial" w:cs="Arial"/>
                </w:rPr>
                <w:t>Completed</w:t>
              </w:r>
            </w:ins>
            <w:ins w:id="485" w:author="lubrich" w:date="2020-03-31T16:48:00Z">
              <w:r w:rsidR="00963785">
                <w:rPr>
                  <w:rFonts w:ascii="Arial" w:hAnsi="Arial" w:cs="Arial"/>
                </w:rPr>
                <w:t>”, “</w:t>
              </w:r>
              <w:r w:rsidR="00963785" w:rsidRPr="00963785">
                <w:rPr>
                  <w:rFonts w:ascii="Arial" w:hAnsi="Arial" w:cs="Arial"/>
                </w:rPr>
                <w:t>Deprecated</w:t>
              </w:r>
              <w:r w:rsidR="00963785">
                <w:rPr>
                  <w:rFonts w:ascii="Arial" w:hAnsi="Arial" w:cs="Arial"/>
                </w:rPr>
                <w:t>”, “</w:t>
              </w:r>
              <w:proofErr w:type="spellStart"/>
              <w:r w:rsidR="00963785" w:rsidRPr="00963785">
                <w:rPr>
                  <w:rFonts w:ascii="Arial" w:hAnsi="Arial" w:cs="Arial"/>
                </w:rPr>
                <w:t>UnderDevelopment</w:t>
              </w:r>
              <w:proofErr w:type="spellEnd"/>
              <w:r w:rsidR="00963785">
                <w:rPr>
                  <w:rFonts w:ascii="Arial" w:hAnsi="Arial" w:cs="Arial"/>
                </w:rPr>
                <w:t>” and “</w:t>
              </w:r>
              <w:r w:rsidR="00963785" w:rsidRPr="00963785">
                <w:rPr>
                  <w:rFonts w:ascii="Arial" w:hAnsi="Arial" w:cs="Arial"/>
                </w:rPr>
                <w:t>Withdrawn</w:t>
              </w:r>
              <w:r w:rsidR="00963785">
                <w:rPr>
                  <w:rFonts w:ascii="Arial" w:hAnsi="Arial" w:cs="Arial"/>
                </w:rPr>
                <w:t xml:space="preserve">”. </w:t>
              </w:r>
            </w:ins>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rPr>
              <w:t>0..1</w:t>
            </w:r>
          </w:p>
        </w:tc>
      </w:tr>
      <w:tr w:rsidR="00CE3338" w:rsidRPr="00287D81" w:rsidTr="004847C9">
        <w:trPr>
          <w:cantSplit/>
          <w:trHeight w:hRule="exact" w:val="79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9338FF" w:rsidP="00963785">
            <w:pPr>
              <w:pStyle w:val="Paragraphe"/>
              <w:spacing w:after="0" w:line="240" w:lineRule="auto"/>
              <w:ind w:left="0"/>
              <w:jc w:val="left"/>
              <w:rPr>
                <w:rFonts w:cs="Arial"/>
                <w:iCs/>
                <w:sz w:val="14"/>
                <w:szCs w:val="14"/>
              </w:rPr>
            </w:pPr>
            <w:r>
              <w:rPr>
                <w:rFonts w:cs="Arial"/>
                <w:iCs/>
                <w:sz w:val="14"/>
                <w:szCs w:val="14"/>
              </w:rPr>
              <w:lastRenderedPageBreak/>
              <w:t>2</w:t>
            </w:r>
            <w:r w:rsidR="00CE3338" w:rsidRPr="00287D81">
              <w:rPr>
                <w:rFonts w:cs="Arial"/>
                <w:iCs/>
                <w:sz w:val="14"/>
                <w:szCs w:val="14"/>
              </w:rPr>
              <w:t>.</w:t>
            </w:r>
            <w:r w:rsidR="002D1D41">
              <w:rPr>
                <w:rFonts w:cs="Arial"/>
                <w:iCs/>
                <w:sz w:val="14"/>
                <w:szCs w:val="14"/>
              </w:rPr>
              <w:t>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CE3338" w:rsidP="00963785">
            <w:pPr>
              <w:pStyle w:val="Paragraphe"/>
              <w:spacing w:after="0" w:line="240" w:lineRule="auto"/>
              <w:ind w:left="0"/>
              <w:jc w:val="left"/>
              <w:rPr>
                <w:rFonts w:cs="Arial"/>
                <w:iCs/>
                <w:sz w:val="14"/>
                <w:szCs w:val="14"/>
              </w:rPr>
            </w:pPr>
            <w:r w:rsidRPr="00287D81">
              <w:rPr>
                <w:rFonts w:cs="Arial"/>
                <w:iCs/>
                <w:sz w:val="14"/>
                <w:szCs w:val="14"/>
              </w:rPr>
              <w:t>R</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rPr>
              <w:t>listing date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noProof/>
              </w:rPr>
              <w:t>dct</w:t>
            </w:r>
            <w:r w:rsidRPr="00287D81">
              <w:rPr>
                <w:rFonts w:ascii="Arial" w:hAnsi="Arial" w:cs="Arial"/>
              </w:rPr>
              <w:t>:issued</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noProof/>
              </w:rPr>
              <w:t>rdfs</w:t>
            </w:r>
            <w:r w:rsidRPr="00287D81">
              <w:rPr>
                <w:rFonts w:ascii="Arial" w:hAnsi="Arial" w:cs="Arial"/>
              </w:rPr>
              <w:t xml:space="preserve">:Literal typed as </w:t>
            </w:r>
            <w:proofErr w:type="spellStart"/>
            <w:r w:rsidRPr="00287D81">
              <w:rPr>
                <w:rFonts w:ascii="Arial" w:hAnsi="Arial" w:cs="Arial"/>
                <w:noProof/>
              </w:rPr>
              <w:t>xsd</w:t>
            </w:r>
            <w:r w:rsidRPr="00287D81">
              <w:rPr>
                <w:rFonts w:ascii="Arial" w:hAnsi="Arial" w:cs="Arial"/>
              </w:rPr>
              <w:t>:date</w:t>
            </w:r>
            <w:proofErr w:type="spellEnd"/>
            <w:r w:rsidRPr="00287D81">
              <w:rPr>
                <w:rFonts w:ascii="Arial" w:hAnsi="Arial" w:cs="Arial"/>
              </w:rPr>
              <w:t xml:space="preserve"> or </w:t>
            </w:r>
            <w:proofErr w:type="spellStart"/>
            <w:r w:rsidRPr="00287D81">
              <w:rPr>
                <w:rFonts w:ascii="Arial" w:hAnsi="Arial" w:cs="Arial"/>
                <w:noProof/>
              </w:rPr>
              <w:t>xsd</w:t>
            </w:r>
            <w:r w:rsidRPr="00287D81">
              <w:rPr>
                <w:rFonts w:ascii="Arial" w:hAnsi="Arial" w:cs="Arial"/>
              </w:rPr>
              <w:t>:dateTime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rPr>
              <w:t xml:space="preserve">This property contains the date on which the description of the </w:t>
            </w:r>
            <w:del w:id="486" w:author="lubrich" w:date="2020-03-31T16:49:00Z">
              <w:r w:rsidRPr="00287D81" w:rsidDel="00963785">
                <w:rPr>
                  <w:rFonts w:ascii="Arial" w:hAnsi="Arial" w:cs="Arial"/>
                </w:rPr>
                <w:delText xml:space="preserve">Dataset </w:delText>
              </w:r>
            </w:del>
            <w:ins w:id="487" w:author="lubrich" w:date="2020-03-31T16:49:00Z">
              <w:r w:rsidR="00963785">
                <w:rPr>
                  <w:rFonts w:ascii="Arial" w:hAnsi="Arial" w:cs="Arial"/>
                </w:rPr>
                <w:t>publication</w:t>
              </w:r>
              <w:r w:rsidR="00963785" w:rsidRPr="00287D81">
                <w:rPr>
                  <w:rFonts w:ascii="Arial" w:hAnsi="Arial" w:cs="Arial"/>
                </w:rPr>
                <w:t xml:space="preserve"> </w:t>
              </w:r>
            </w:ins>
            <w:r w:rsidRPr="00287D81">
              <w:rPr>
                <w:rFonts w:ascii="Arial" w:hAnsi="Arial" w:cs="Arial"/>
              </w:rPr>
              <w:t xml:space="preserve">was included in the </w:t>
            </w:r>
            <w:del w:id="488" w:author="lubrich" w:date="2020-03-31T16:49:00Z">
              <w:r w:rsidRPr="00287D81" w:rsidDel="00963785">
                <w:rPr>
                  <w:rFonts w:ascii="Arial" w:hAnsi="Arial" w:cs="Arial"/>
                </w:rPr>
                <w:delText>Catalogue</w:delText>
              </w:r>
            </w:del>
            <w:ins w:id="489" w:author="lubrich" w:date="2020-03-31T16:49:00Z">
              <w:r w:rsidR="00963785">
                <w:rPr>
                  <w:rFonts w:ascii="Arial" w:hAnsi="Arial" w:cs="Arial"/>
                </w:rPr>
                <w:t>NAP</w:t>
              </w:r>
            </w:ins>
            <w:r w:rsidRPr="00287D81">
              <w:rPr>
                <w:rFonts w:ascii="Arial" w:hAnsi="Arial" w:cs="Arial"/>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rPr>
              <w:t>0..1</w:t>
            </w:r>
          </w:p>
        </w:tc>
      </w:tr>
      <w:tr w:rsidR="00CE3338" w:rsidRPr="00287D81" w:rsidTr="004847C9">
        <w:trPr>
          <w:cantSplit/>
          <w:trHeight w:hRule="exact" w:val="205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9338FF" w:rsidP="00963785">
            <w:pPr>
              <w:pStyle w:val="Paragraphe"/>
              <w:spacing w:after="0" w:line="240" w:lineRule="auto"/>
              <w:ind w:left="0"/>
              <w:jc w:val="left"/>
              <w:rPr>
                <w:rFonts w:cs="Arial"/>
                <w:iCs/>
                <w:sz w:val="14"/>
                <w:szCs w:val="14"/>
              </w:rPr>
            </w:pPr>
            <w:r>
              <w:rPr>
                <w:rFonts w:cs="Arial"/>
                <w:iCs/>
                <w:sz w:val="14"/>
                <w:szCs w:val="14"/>
              </w:rPr>
              <w:t>2</w:t>
            </w:r>
            <w:r w:rsidR="00CE3338" w:rsidRPr="00287D81">
              <w:rPr>
                <w:rFonts w:cs="Arial"/>
                <w:iCs/>
                <w:sz w:val="14"/>
                <w:szCs w:val="14"/>
              </w:rPr>
              <w:t>.</w:t>
            </w:r>
            <w:r w:rsidR="002D1D41">
              <w:rPr>
                <w:rFonts w:cs="Arial"/>
                <w:iCs/>
                <w:sz w:val="14"/>
                <w:szCs w:val="14"/>
              </w:rPr>
              <w:t>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CE3338" w:rsidP="00963785">
            <w:pPr>
              <w:pStyle w:val="Paragraphe"/>
              <w:spacing w:after="0" w:line="240" w:lineRule="auto"/>
              <w:ind w:left="0"/>
              <w:jc w:val="left"/>
              <w:rPr>
                <w:rFonts w:cs="Arial"/>
                <w:iCs/>
                <w:sz w:val="14"/>
                <w:szCs w:val="14"/>
              </w:rPr>
            </w:pPr>
            <w:r w:rsidRPr="00287D8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rPr>
              <w:t>description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noProof/>
              </w:rPr>
              <w:t>dct</w:t>
            </w:r>
            <w:r w:rsidRPr="00287D81">
              <w:rPr>
                <w:rFonts w:ascii="Arial" w:hAnsi="Arial" w:cs="Arial"/>
              </w:rPr>
              <w:t>:description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noProof/>
              </w:rPr>
              <w:t>rdfs</w:t>
            </w:r>
            <w:r w:rsidRPr="00287D81">
              <w:rPr>
                <w:rFonts w:ascii="Arial" w:hAnsi="Arial" w:cs="Arial"/>
              </w:rPr>
              <w:t>:Literal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ins w:id="490" w:author="lubrich" w:date="2020-03-31T16:51:00Z"/>
                <w:rFonts w:ascii="Arial" w:hAnsi="Arial" w:cs="Arial"/>
              </w:rPr>
            </w:pPr>
            <w:r w:rsidRPr="00287D81">
              <w:rPr>
                <w:rFonts w:ascii="Arial" w:hAnsi="Arial" w:cs="Arial"/>
              </w:rPr>
              <w:t>This property contains a free-text account of the record. This property can be repeated for parallel language versions of the description.</w:t>
            </w:r>
          </w:p>
          <w:p w:rsidR="004B2B39" w:rsidRDefault="00963785">
            <w:pPr>
              <w:pStyle w:val="Tableentry"/>
              <w:jc w:val="left"/>
              <w:rPr>
                <w:rFonts w:ascii="Arial" w:hAnsi="Arial" w:cs="Arial"/>
              </w:rPr>
            </w:pPr>
            <w:ins w:id="491" w:author="lubrich" w:date="2020-03-31T16:51:00Z">
              <w:r>
                <w:rPr>
                  <w:rFonts w:ascii="Arial" w:hAnsi="Arial" w:cs="Arial"/>
                </w:rPr>
                <w:t xml:space="preserve">Note that this is NOT the </w:t>
              </w:r>
            </w:ins>
            <w:ins w:id="492" w:author="lubrich" w:date="2020-03-31T16:52:00Z">
              <w:r>
                <w:rPr>
                  <w:rFonts w:ascii="Arial" w:hAnsi="Arial" w:cs="Arial"/>
                </w:rPr>
                <w:t>description</w:t>
              </w:r>
            </w:ins>
            <w:ins w:id="493" w:author="lubrich" w:date="2020-03-31T16:51:00Z">
              <w:r>
                <w:rPr>
                  <w:rFonts w:ascii="Arial" w:hAnsi="Arial" w:cs="Arial"/>
                </w:rPr>
                <w:t xml:space="preserve"> about the publication but only about the metadata record.</w:t>
              </w:r>
            </w:ins>
            <w:ins w:id="494" w:author="lubrich" w:date="2020-03-31T17:05:00Z">
              <w:r w:rsidR="00E81FEB">
                <w:rPr>
                  <w:rFonts w:ascii="Arial" w:hAnsi="Arial" w:cs="Arial"/>
                </w:rPr>
                <w:t xml:space="preserve"> This property could be used if the description varies between the </w:t>
              </w:r>
            </w:ins>
            <w:ins w:id="495" w:author="lubrich" w:date="2020-03-31T17:06:00Z">
              <w:r w:rsidR="00E81FEB">
                <w:rPr>
                  <w:rFonts w:ascii="Arial" w:hAnsi="Arial" w:cs="Arial"/>
                </w:rPr>
                <w:t xml:space="preserve">publication and the metadata record. </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rPr>
              <w:t>0..n</w:t>
            </w:r>
          </w:p>
        </w:tc>
      </w:tr>
      <w:tr w:rsidR="00CE3338" w:rsidRPr="00287D81" w:rsidTr="00682C74">
        <w:trPr>
          <w:cantSplit/>
          <w:trHeight w:hRule="exact" w:val="4054"/>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9338FF" w:rsidP="00963785">
            <w:pPr>
              <w:pStyle w:val="Paragraphe"/>
              <w:spacing w:after="0" w:line="240" w:lineRule="auto"/>
              <w:ind w:left="0"/>
              <w:jc w:val="left"/>
              <w:rPr>
                <w:rFonts w:cs="Arial"/>
                <w:iCs/>
                <w:sz w:val="14"/>
                <w:szCs w:val="14"/>
              </w:rPr>
            </w:pPr>
            <w:r>
              <w:rPr>
                <w:rFonts w:cs="Arial"/>
                <w:iCs/>
                <w:sz w:val="14"/>
                <w:szCs w:val="14"/>
              </w:rPr>
              <w:t>2</w:t>
            </w:r>
            <w:r w:rsidR="00CE3338" w:rsidRPr="00287D81">
              <w:rPr>
                <w:rFonts w:cs="Arial"/>
                <w:iCs/>
                <w:sz w:val="14"/>
                <w:szCs w:val="14"/>
              </w:rPr>
              <w:t>.</w:t>
            </w:r>
            <w:r w:rsidR="002D1D41">
              <w:rPr>
                <w:rFonts w:cs="Arial"/>
                <w:iCs/>
                <w:sz w:val="14"/>
                <w:szCs w:val="14"/>
              </w:rPr>
              <w:t>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CE3338" w:rsidP="00963785">
            <w:pPr>
              <w:pStyle w:val="Paragraphe"/>
              <w:spacing w:after="0" w:line="240" w:lineRule="auto"/>
              <w:ind w:left="0"/>
              <w:jc w:val="left"/>
              <w:rPr>
                <w:rFonts w:cs="Arial"/>
                <w:iCs/>
                <w:sz w:val="14"/>
                <w:szCs w:val="14"/>
              </w:rPr>
            </w:pPr>
            <w:commentRangeStart w:id="496"/>
            <w:del w:id="497" w:author="lubrich" w:date="2020-03-31T16:58:00Z">
              <w:r w:rsidRPr="00287D81" w:rsidDel="00E81FEB">
                <w:rPr>
                  <w:rFonts w:cs="Arial"/>
                  <w:iCs/>
                  <w:sz w:val="14"/>
                  <w:szCs w:val="14"/>
                </w:rPr>
                <w:delText>O</w:delText>
              </w:r>
            </w:del>
            <w:ins w:id="498" w:author="lubrich" w:date="2020-03-31T16:58:00Z">
              <w:r w:rsidR="00E81FEB">
                <w:rPr>
                  <w:rFonts w:cs="Arial"/>
                  <w:iCs/>
                  <w:sz w:val="14"/>
                  <w:szCs w:val="14"/>
                </w:rPr>
                <w:t>M</w:t>
              </w:r>
            </w:ins>
            <w:commentRangeEnd w:id="496"/>
            <w:r w:rsidR="004847C9">
              <w:rPr>
                <w:rStyle w:val="Kommentarzeichen"/>
              </w:rPr>
              <w:commentReference w:id="496"/>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287D81" w:rsidRDefault="00CE3338" w:rsidP="00963785">
            <w:pPr>
              <w:pStyle w:val="Tableentry"/>
              <w:jc w:val="left"/>
              <w:rPr>
                <w:rFonts w:ascii="Arial" w:hAnsi="Arial" w:cs="Arial"/>
              </w:rPr>
            </w:pPr>
            <w:r w:rsidRPr="00287D81">
              <w:rPr>
                <w:rFonts w:ascii="Arial" w:hAnsi="Arial" w:cs="Arial"/>
              </w:rPr>
              <w:t>language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287D81" w:rsidRDefault="00CE3338" w:rsidP="00963785">
            <w:pPr>
              <w:pStyle w:val="Tableentry"/>
              <w:jc w:val="left"/>
              <w:rPr>
                <w:rFonts w:ascii="Arial" w:hAnsi="Arial" w:cs="Arial"/>
              </w:rPr>
            </w:pPr>
            <w:r w:rsidRPr="00287D81">
              <w:rPr>
                <w:rFonts w:ascii="Arial" w:hAnsi="Arial" w:cs="Arial"/>
                <w:noProof/>
              </w:rPr>
              <w:t>dct</w:t>
            </w:r>
            <w:r w:rsidRPr="00287D81">
              <w:rPr>
                <w:rFonts w:ascii="Arial" w:hAnsi="Arial" w:cs="Arial"/>
              </w:rPr>
              <w:t>:language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CE3338" w:rsidP="00963785">
            <w:pPr>
              <w:pStyle w:val="Tableentry"/>
              <w:jc w:val="left"/>
              <w:rPr>
                <w:rFonts w:ascii="Arial" w:hAnsi="Arial" w:cs="Arial"/>
              </w:rPr>
            </w:pPr>
            <w:r w:rsidRPr="00287D81">
              <w:rPr>
                <w:rFonts w:ascii="Arial" w:hAnsi="Arial" w:cs="Arial"/>
                <w:noProof/>
              </w:rPr>
              <w:t>dct</w:t>
            </w:r>
            <w:r w:rsidRPr="00287D81">
              <w:rPr>
                <w:rFonts w:ascii="Arial" w:hAnsi="Arial" w:cs="Arial"/>
              </w:rPr>
              <w:t>:</w:t>
            </w:r>
            <w:proofErr w:type="spellStart"/>
            <w:r w:rsidRPr="00287D81">
              <w:rPr>
                <w:rFonts w:ascii="Arial" w:hAnsi="Arial" w:cs="Arial"/>
              </w:rPr>
              <w:t>LinguisticSystem</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Default="002B6DAA" w:rsidP="00963785">
            <w:pPr>
              <w:pStyle w:val="Tableentry"/>
              <w:jc w:val="left"/>
              <w:rPr>
                <w:ins w:id="499" w:author="lubrich" w:date="2020-04-01T12:49:00Z"/>
                <w:rFonts w:ascii="Arial" w:hAnsi="Arial" w:cs="Arial"/>
              </w:rPr>
            </w:pPr>
            <w:r>
              <w:rPr>
                <w:rFonts w:ascii="Arial" w:hAnsi="Arial" w:cs="Arial"/>
              </w:rPr>
              <w:t>This property refers to a language used in the textual metadata describing titles, descriptions, etc. of the Dataset. This property can be repeated if the metadata is provided in multiple languages.</w:t>
            </w:r>
          </w:p>
          <w:p w:rsidR="00CE12D8" w:rsidRPr="00CE12D8" w:rsidRDefault="00CE12D8" w:rsidP="00963785">
            <w:pPr>
              <w:pStyle w:val="Tableentry"/>
              <w:jc w:val="left"/>
              <w:rPr>
                <w:ins w:id="500" w:author="lubrich" w:date="2020-04-01T12:39:00Z"/>
                <w:rFonts w:ascii="Arial" w:hAnsi="Arial" w:cs="Arial"/>
              </w:rPr>
            </w:pPr>
            <w:ins w:id="501" w:author="lubrich" w:date="2020-04-01T12:49:00Z">
              <w:r>
                <w:rPr>
                  <w:rFonts w:ascii="Arial" w:hAnsi="Arial" w:cs="Arial"/>
                </w:rPr>
                <w:t>A c</w:t>
              </w:r>
              <w:r w:rsidRPr="00CE12D8">
                <w:rPr>
                  <w:rFonts w:ascii="Arial" w:hAnsi="Arial" w:cs="Arial"/>
                </w:rPr>
                <w:t xml:space="preserve">ontrolled </w:t>
              </w:r>
            </w:ins>
            <w:ins w:id="502" w:author="lubrich" w:date="2020-04-09T18:05:00Z">
              <w:r w:rsidR="00B81D77">
                <w:rPr>
                  <w:rFonts w:ascii="Arial" w:hAnsi="Arial" w:cs="Arial"/>
                </w:rPr>
                <w:t>vocabulary is to be used, see section 6.2.</w:t>
              </w:r>
            </w:ins>
          </w:p>
          <w:p w:rsidR="00CE12D8" w:rsidRPr="00CE12D8" w:rsidRDefault="00CE12D8" w:rsidP="00963785">
            <w:pPr>
              <w:pStyle w:val="Tableentry"/>
              <w:jc w:val="left"/>
              <w:rPr>
                <w:ins w:id="503" w:author="lubrich" w:date="2020-03-31T16:56:00Z"/>
                <w:rFonts w:ascii="Arial" w:hAnsi="Arial" w:cs="Arial"/>
              </w:rPr>
            </w:pPr>
            <w:ins w:id="504" w:author="lubrich" w:date="2020-04-01T12:40:00Z">
              <w:r>
                <w:rPr>
                  <w:rFonts w:ascii="Arial" w:hAnsi="Arial" w:cs="Arial"/>
                  <w:lang w:val="en-US"/>
                </w:rPr>
                <w:t>The va</w:t>
              </w:r>
            </w:ins>
            <w:ins w:id="505" w:author="lubrich" w:date="2020-04-01T12:41:00Z">
              <w:r>
                <w:rPr>
                  <w:rFonts w:ascii="Arial" w:hAnsi="Arial" w:cs="Arial"/>
                  <w:lang w:val="en-US"/>
                </w:rPr>
                <w:t>lue</w:t>
              </w:r>
            </w:ins>
            <w:ins w:id="506" w:author="lubrich" w:date="2020-04-01T12:39:00Z">
              <w:r w:rsidR="00A9323B" w:rsidRPr="00A9323B">
                <w:rPr>
                  <w:rFonts w:ascii="Arial" w:hAnsi="Arial" w:cs="Arial"/>
                  <w:lang w:val="en-US"/>
                </w:rPr>
                <w:t xml:space="preserve"> should correspond by default to the language of the county of the NAP. If a NAP has multilingual user interfaces (for example, in the original language and additionally in English), and also allows entering the Metadata in multiple languages, th</w:t>
              </w:r>
            </w:ins>
            <w:ins w:id="507" w:author="lubrich" w:date="2020-04-01T12:41:00Z">
              <w:r>
                <w:rPr>
                  <w:rFonts w:ascii="Arial" w:hAnsi="Arial" w:cs="Arial"/>
                  <w:lang w:val="en-US"/>
                </w:rPr>
                <w:t>e</w:t>
              </w:r>
            </w:ins>
            <w:ins w:id="508" w:author="lubrich" w:date="2020-04-01T12:39:00Z">
              <w:r w:rsidR="00A9323B" w:rsidRPr="00A9323B">
                <w:rPr>
                  <w:rFonts w:ascii="Arial" w:hAnsi="Arial" w:cs="Arial"/>
                  <w:lang w:val="en-US"/>
                </w:rPr>
                <w:t xml:space="preserve"> </w:t>
              </w:r>
            </w:ins>
            <w:proofErr w:type="gramStart"/>
            <w:ins w:id="509" w:author="lubrich" w:date="2020-04-01T12:41:00Z">
              <w:r>
                <w:rPr>
                  <w:rFonts w:ascii="Arial" w:hAnsi="Arial" w:cs="Arial"/>
                  <w:lang w:val="en-US"/>
                </w:rPr>
                <w:t xml:space="preserve">value </w:t>
              </w:r>
            </w:ins>
            <w:ins w:id="510" w:author="lubrich" w:date="2020-04-01T12:39:00Z">
              <w:r w:rsidR="00A9323B" w:rsidRPr="00A9323B">
                <w:rPr>
                  <w:rFonts w:ascii="Arial" w:hAnsi="Arial" w:cs="Arial"/>
                  <w:lang w:val="en-US"/>
                </w:rPr>
                <w:t xml:space="preserve"> will</w:t>
              </w:r>
              <w:proofErr w:type="gramEnd"/>
              <w:r w:rsidR="00A9323B" w:rsidRPr="00A9323B">
                <w:rPr>
                  <w:rFonts w:ascii="Arial" w:hAnsi="Arial" w:cs="Arial"/>
                  <w:lang w:val="en-US"/>
                </w:rPr>
                <w:t xml:space="preserve"> be set according to the current language of the user interface. </w:t>
              </w:r>
            </w:ins>
            <w:ins w:id="511" w:author="lubrich" w:date="2020-04-01T12:42:00Z">
              <w:r w:rsidRPr="00CE12D8">
                <w:rPr>
                  <w:rFonts w:ascii="Arial" w:hAnsi="Arial" w:cs="Arial"/>
                  <w:lang w:val="en-US"/>
                </w:rPr>
                <w:t>It will be generated by the NAP system.</w:t>
              </w:r>
            </w:ins>
          </w:p>
          <w:p w:rsidR="00963785" w:rsidRPr="00287D81" w:rsidRDefault="00963785" w:rsidP="00963785">
            <w:pPr>
              <w:pStyle w:val="Tableentry"/>
              <w:jc w:val="left"/>
              <w:rPr>
                <w:rFonts w:ascii="Arial" w:hAnsi="Arial" w:cs="Arial"/>
              </w:rPr>
            </w:pPr>
            <w:ins w:id="512" w:author="lubrich" w:date="2020-03-31T16:56:00Z">
              <w:r w:rsidRPr="00CE12D8">
                <w:rPr>
                  <w:rFonts w:ascii="Arial" w:hAnsi="Arial" w:cs="Arial"/>
                </w:rPr>
                <w:t>Corresponds to CMC element 2.2.1</w:t>
              </w:r>
            </w:ins>
            <w:proofErr w:type="gramStart"/>
            <w:ins w:id="513" w:author="lubrich" w:date="2020-04-01T12:36:00Z">
              <w:r w:rsidR="0040796C" w:rsidRPr="00CE12D8">
                <w:rPr>
                  <w:rFonts w:ascii="Arial" w:hAnsi="Arial" w:cs="Arial"/>
                </w:rPr>
                <w:t>.</w:t>
              </w:r>
            </w:ins>
            <w:ins w:id="514" w:author="lubrich" w:date="2020-03-31T16:56:00Z">
              <w:r w:rsidRPr="00CE12D8">
                <w:rPr>
                  <w:rFonts w:ascii="Arial" w:hAnsi="Arial" w:cs="Arial"/>
                </w:rPr>
                <w:t>.</w:t>
              </w:r>
            </w:ins>
            <w:ins w:id="515" w:author="lubrich" w:date="2020-03-31T16:57:00Z">
              <w:r w:rsidRPr="00CE12D8">
                <w:rPr>
                  <w:rFonts w:ascii="Arial" w:hAnsi="Arial" w:cs="Arial"/>
                </w:rPr>
                <w:t>2</w:t>
              </w:r>
            </w:ins>
            <w:proofErr w:type="gramEnd"/>
            <w:ins w:id="516" w:author="lubrich" w:date="2020-03-31T16:56:00Z">
              <w:r w:rsidRPr="00CE12D8">
                <w:rPr>
                  <w:rFonts w:ascii="Arial" w:hAnsi="Arial" w:cs="Arial"/>
                </w:rPr>
                <w:t xml:space="preserve"> Metadata </w:t>
              </w:r>
            </w:ins>
            <w:ins w:id="517" w:author="lubrich" w:date="2020-03-31T16:57:00Z">
              <w:r w:rsidRPr="00CE12D8">
                <w:rPr>
                  <w:rFonts w:ascii="Arial" w:hAnsi="Arial" w:cs="Arial"/>
                </w:rPr>
                <w:t>Language</w:t>
              </w:r>
            </w:ins>
            <w:ins w:id="518" w:author="lubrich" w:date="2020-03-31T16:56:00Z">
              <w:r w:rsidRPr="00CE12D8">
                <w:rPr>
                  <w:rFonts w:ascii="Arial" w:hAnsi="Arial" w:cs="Arial"/>
                </w:rPr>
                <w:t>.</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CE3338" w:rsidP="00963785">
            <w:pPr>
              <w:pStyle w:val="Tableentry"/>
              <w:jc w:val="left"/>
              <w:rPr>
                <w:rFonts w:ascii="Arial" w:hAnsi="Arial" w:cs="Arial"/>
              </w:rPr>
            </w:pPr>
            <w:del w:id="519" w:author="lubrich" w:date="2020-03-31T17:00:00Z">
              <w:r w:rsidRPr="00287D81" w:rsidDel="00E81FEB">
                <w:rPr>
                  <w:rFonts w:ascii="Arial" w:hAnsi="Arial" w:cs="Arial"/>
                </w:rPr>
                <w:delText>0..n</w:delText>
              </w:r>
            </w:del>
            <w:ins w:id="520" w:author="lubrich" w:date="2020-03-31T17:00:00Z">
              <w:r w:rsidR="00E81FEB">
                <w:rPr>
                  <w:rFonts w:ascii="Arial" w:hAnsi="Arial" w:cs="Arial"/>
                </w:rPr>
                <w:t>1..n</w:t>
              </w:r>
            </w:ins>
          </w:p>
        </w:tc>
      </w:tr>
      <w:tr w:rsidR="00CE3338" w:rsidRPr="00287D81" w:rsidTr="004847C9">
        <w:trPr>
          <w:cantSplit/>
          <w:trHeight w:hRule="exact" w:val="93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9338FF" w:rsidP="00963785">
            <w:pPr>
              <w:pStyle w:val="Paragraphe"/>
              <w:spacing w:after="0" w:line="240" w:lineRule="auto"/>
              <w:ind w:left="0"/>
              <w:jc w:val="left"/>
              <w:rPr>
                <w:rFonts w:cs="Arial"/>
                <w:iCs/>
                <w:sz w:val="14"/>
                <w:szCs w:val="14"/>
              </w:rPr>
            </w:pPr>
            <w:r>
              <w:rPr>
                <w:rFonts w:cs="Arial"/>
                <w:iCs/>
                <w:sz w:val="14"/>
                <w:szCs w:val="14"/>
              </w:rPr>
              <w:t>2</w:t>
            </w:r>
            <w:r w:rsidR="00CE3338" w:rsidRPr="00287D81">
              <w:rPr>
                <w:rFonts w:cs="Arial"/>
                <w:iCs/>
                <w:sz w:val="14"/>
                <w:szCs w:val="14"/>
              </w:rPr>
              <w:t>.</w:t>
            </w:r>
            <w:r w:rsidR="002D1D41">
              <w:rPr>
                <w:rFonts w:cs="Arial"/>
                <w:iCs/>
                <w:sz w:val="14"/>
                <w:szCs w:val="14"/>
              </w:rPr>
              <w:t>10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CE3338" w:rsidP="00963785">
            <w:pPr>
              <w:pStyle w:val="Paragraphe"/>
              <w:spacing w:after="0" w:line="240" w:lineRule="auto"/>
              <w:ind w:left="0"/>
              <w:jc w:val="left"/>
              <w:rPr>
                <w:rFonts w:cs="Arial"/>
                <w:iCs/>
                <w:sz w:val="14"/>
                <w:szCs w:val="14"/>
              </w:rPr>
            </w:pPr>
            <w:r w:rsidRPr="00287D8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rPr>
              <w:t>source metadata</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noProof/>
              </w:rPr>
              <w:t>dct:source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noProof/>
              </w:rPr>
              <w:t>dcat</w:t>
            </w:r>
            <w:r w:rsidRPr="00287D81">
              <w:rPr>
                <w:rFonts w:ascii="Arial" w:hAnsi="Arial" w:cs="Arial"/>
              </w:rPr>
              <w:t>:</w:t>
            </w:r>
            <w:proofErr w:type="spellStart"/>
            <w:r w:rsidRPr="00287D81">
              <w:rPr>
                <w:rFonts w:ascii="Arial" w:hAnsi="Arial" w:cs="Arial"/>
              </w:rPr>
              <w:t>CatalogRecord</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rPr>
              <w:t>This property refers to the original metadata that was used in creating metadata for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rPr>
              <w:t>0..1</w:t>
            </w:r>
          </w:p>
        </w:tc>
      </w:tr>
      <w:tr w:rsidR="00CE3338" w:rsidRPr="00287D81" w:rsidTr="004847C9">
        <w:trPr>
          <w:cantSplit/>
          <w:trHeight w:hRule="exact" w:val="234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9338FF" w:rsidP="00963785">
            <w:pPr>
              <w:pStyle w:val="Paragraphe"/>
              <w:spacing w:after="0" w:line="240" w:lineRule="auto"/>
              <w:ind w:left="0"/>
              <w:jc w:val="left"/>
              <w:rPr>
                <w:rFonts w:cs="Arial"/>
                <w:iCs/>
                <w:sz w:val="14"/>
                <w:szCs w:val="14"/>
              </w:rPr>
            </w:pPr>
            <w:r>
              <w:rPr>
                <w:rFonts w:cs="Arial"/>
                <w:iCs/>
                <w:sz w:val="14"/>
                <w:szCs w:val="14"/>
              </w:rPr>
              <w:t>2</w:t>
            </w:r>
            <w:r w:rsidR="00CE3338" w:rsidRPr="00287D81">
              <w:rPr>
                <w:rFonts w:cs="Arial"/>
                <w:iCs/>
                <w:sz w:val="14"/>
                <w:szCs w:val="14"/>
              </w:rPr>
              <w:t>.</w:t>
            </w:r>
            <w:r w:rsidR="002D1D41">
              <w:rPr>
                <w:rFonts w:cs="Arial"/>
                <w:iCs/>
                <w:sz w:val="14"/>
                <w:szCs w:val="14"/>
              </w:rPr>
              <w:t>11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287D81" w:rsidRDefault="00CE3338" w:rsidP="00963785">
            <w:pPr>
              <w:pStyle w:val="Paragraphe"/>
              <w:spacing w:after="0" w:line="240" w:lineRule="auto"/>
              <w:ind w:left="0"/>
              <w:jc w:val="left"/>
              <w:rPr>
                <w:rFonts w:cs="Arial"/>
                <w:iCs/>
                <w:sz w:val="14"/>
                <w:szCs w:val="14"/>
              </w:rPr>
            </w:pPr>
            <w:r w:rsidRPr="00287D8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rPr>
              <w:t>title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287D81">
              <w:rPr>
                <w:rFonts w:ascii="Arial" w:hAnsi="Arial" w:cs="Arial"/>
                <w:noProof/>
              </w:rPr>
              <w:t>dct</w:t>
            </w:r>
            <w:r w:rsidRPr="00287D81">
              <w:rPr>
                <w:rFonts w:ascii="Arial" w:hAnsi="Arial" w:cs="Arial"/>
              </w:rPr>
              <w:t>:title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noProof/>
              </w:rPr>
              <w:t>rdfs</w:t>
            </w:r>
            <w:r w:rsidRPr="00287D81">
              <w:rPr>
                <w:rFonts w:ascii="Arial" w:hAnsi="Arial" w:cs="Arial"/>
              </w:rPr>
              <w:t>:Literal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ins w:id="521" w:author="lubrich" w:date="2020-03-31T17:07:00Z"/>
                <w:rFonts w:ascii="Arial" w:hAnsi="Arial" w:cs="Arial"/>
              </w:rPr>
            </w:pPr>
            <w:r w:rsidRPr="00287D81">
              <w:rPr>
                <w:rFonts w:ascii="Arial" w:hAnsi="Arial" w:cs="Arial"/>
              </w:rPr>
              <w:t>This property contains a name given to the Catalogue Record. This property can be repeated for parallel language versions of the name.</w:t>
            </w:r>
          </w:p>
          <w:p w:rsidR="004B2B39" w:rsidRDefault="00E81FEB">
            <w:pPr>
              <w:pStyle w:val="Tableentry"/>
              <w:jc w:val="left"/>
              <w:rPr>
                <w:rFonts w:ascii="Arial" w:hAnsi="Arial" w:cs="Arial"/>
              </w:rPr>
            </w:pPr>
            <w:ins w:id="522" w:author="lubrich" w:date="2020-03-31T17:07:00Z">
              <w:r>
                <w:rPr>
                  <w:rFonts w:ascii="Arial" w:hAnsi="Arial" w:cs="Arial"/>
                </w:rPr>
                <w:t>Note that this is NOT the title of the publication but only of the metadata record. This property could be used if the title varies between the publication and the metadata record.</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CE3338">
            <w:pPr>
              <w:pStyle w:val="Tableentry"/>
              <w:jc w:val="left"/>
              <w:rPr>
                <w:rFonts w:ascii="Arial" w:hAnsi="Arial" w:cs="Arial"/>
              </w:rPr>
            </w:pPr>
            <w:r w:rsidRPr="00287D81">
              <w:rPr>
                <w:rFonts w:ascii="Arial" w:hAnsi="Arial" w:cs="Arial"/>
              </w:rPr>
              <w:t>0..n</w:t>
            </w:r>
          </w:p>
        </w:tc>
      </w:tr>
    </w:tbl>
    <w:p w:rsidR="00CE3338" w:rsidRPr="00CE3338" w:rsidRDefault="00CE3338" w:rsidP="00CE3338">
      <w:pPr>
        <w:pStyle w:val="Paragraphe"/>
      </w:pPr>
    </w:p>
    <w:p w:rsidR="00992F83" w:rsidRDefault="003E50F7" w:rsidP="00992F83">
      <w:pPr>
        <w:pStyle w:val="berschrift2"/>
        <w:tabs>
          <w:tab w:val="clear" w:pos="576"/>
        </w:tabs>
        <w:ind w:left="2552" w:hanging="567"/>
        <w:jc w:val="left"/>
      </w:pPr>
      <w:r w:rsidRPr="00992F83">
        <w:rPr>
          <w:color w:val="1F497D"/>
        </w:rPr>
        <w:br w:type="page"/>
      </w:r>
      <w:bookmarkStart w:id="523" w:name="_Toc37349950"/>
      <w:r w:rsidR="00992F83">
        <w:lastRenderedPageBreak/>
        <w:t>Class “Dataset”</w:t>
      </w:r>
      <w:bookmarkEnd w:id="523"/>
    </w:p>
    <w:tbl>
      <w:tblPr>
        <w:tblW w:w="9100" w:type="dxa"/>
        <w:tblInd w:w="1162" w:type="dxa"/>
        <w:tblLayout w:type="fixed"/>
        <w:tblCellMar>
          <w:top w:w="28" w:type="dxa"/>
          <w:left w:w="28" w:type="dxa"/>
          <w:right w:w="28" w:type="dxa"/>
        </w:tblCellMar>
        <w:tblLook w:val="04A0"/>
      </w:tblPr>
      <w:tblGrid>
        <w:gridCol w:w="567"/>
        <w:gridCol w:w="425"/>
        <w:gridCol w:w="1417"/>
        <w:gridCol w:w="1560"/>
        <w:gridCol w:w="1701"/>
        <w:gridCol w:w="2551"/>
        <w:gridCol w:w="879"/>
      </w:tblGrid>
      <w:tr w:rsidR="00992F83" w:rsidRPr="00BF6741" w:rsidTr="00BF6741">
        <w:trPr>
          <w:cantSplit/>
          <w:trHeight w:hRule="exact" w:val="1134"/>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992F83" w:rsidRPr="00BF6741" w:rsidRDefault="00992F83" w:rsidP="00BF6741">
            <w:pPr>
              <w:pStyle w:val="Paragraphe"/>
              <w:spacing w:after="0" w:line="240" w:lineRule="auto"/>
              <w:ind w:left="0"/>
              <w:jc w:val="left"/>
              <w:rPr>
                <w:rFonts w:cs="Arial"/>
                <w:b/>
                <w:bCs/>
                <w:sz w:val="16"/>
                <w:szCs w:val="16"/>
              </w:rPr>
            </w:pPr>
            <w:r w:rsidRPr="00BF674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992F83" w:rsidRPr="00BF6741" w:rsidRDefault="00992F83" w:rsidP="00BF6741">
            <w:pPr>
              <w:pStyle w:val="Paragraphe"/>
              <w:spacing w:after="0" w:line="240" w:lineRule="auto"/>
              <w:ind w:left="113" w:right="113"/>
              <w:jc w:val="left"/>
              <w:rPr>
                <w:rFonts w:cs="Arial"/>
                <w:b/>
                <w:bCs/>
                <w:sz w:val="16"/>
                <w:szCs w:val="16"/>
              </w:rPr>
            </w:pPr>
            <w:r w:rsidRPr="00BF6741">
              <w:rPr>
                <w:rFonts w:cs="Arial"/>
                <w:b/>
                <w:bCs/>
                <w:sz w:val="16"/>
                <w:szCs w:val="16"/>
              </w:rPr>
              <w:t>Obligation</w:t>
            </w:r>
          </w:p>
        </w:tc>
        <w:tc>
          <w:tcPr>
            <w:tcW w:w="141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992F83" w:rsidRPr="00BF6741" w:rsidRDefault="00992F83" w:rsidP="00BF6741">
            <w:pPr>
              <w:pStyle w:val="Paragraphe"/>
              <w:spacing w:after="0" w:line="240" w:lineRule="auto"/>
              <w:ind w:left="0"/>
              <w:jc w:val="left"/>
              <w:rPr>
                <w:rFonts w:cs="Arial"/>
                <w:sz w:val="16"/>
                <w:szCs w:val="16"/>
              </w:rPr>
            </w:pPr>
            <w:r w:rsidRPr="00BF6741">
              <w:rPr>
                <w:rFonts w:cs="Arial"/>
                <w:b/>
                <w:bCs/>
                <w:sz w:val="16"/>
                <w:szCs w:val="16"/>
              </w:rPr>
              <w:t>Property Name</w:t>
            </w:r>
            <w:r w:rsidR="002B6DAA">
              <w:rPr>
                <w:rFonts w:cs="Arial"/>
                <w:sz w:val="16"/>
                <w:szCs w:val="16"/>
              </w:rPr>
              <w:t xml:space="preserve"> </w:t>
            </w:r>
          </w:p>
        </w:tc>
        <w:tc>
          <w:tcPr>
            <w:tcW w:w="1560"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Default="002B6DAA">
            <w:pPr>
              <w:pStyle w:val="Paragraphe"/>
              <w:spacing w:after="0" w:line="240" w:lineRule="auto"/>
              <w:ind w:left="0"/>
              <w:jc w:val="left"/>
              <w:rPr>
                <w:rFonts w:cs="Arial"/>
                <w:sz w:val="16"/>
                <w:szCs w:val="16"/>
              </w:rPr>
            </w:pPr>
            <w:r>
              <w:rPr>
                <w:rFonts w:cs="Arial"/>
                <w:b/>
                <w:bCs/>
                <w:sz w:val="16"/>
                <w:szCs w:val="16"/>
              </w:rPr>
              <w:t>URI</w:t>
            </w:r>
            <w:r>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01651" w:rsidRDefault="002B6DAA">
            <w:pPr>
              <w:pStyle w:val="Paragraphe"/>
              <w:spacing w:after="0" w:line="240" w:lineRule="auto"/>
              <w:ind w:left="0"/>
              <w:jc w:val="left"/>
              <w:rPr>
                <w:rFonts w:cs="Arial"/>
                <w:b/>
                <w:bCs/>
                <w:sz w:val="16"/>
                <w:szCs w:val="16"/>
              </w:rPr>
            </w:pPr>
            <w:r>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01651" w:rsidRDefault="002B6DAA">
            <w:pPr>
              <w:pStyle w:val="Paragraphe"/>
              <w:spacing w:after="0" w:line="240" w:lineRule="auto"/>
              <w:ind w:left="0"/>
              <w:jc w:val="left"/>
              <w:rPr>
                <w:rFonts w:cs="Arial"/>
                <w:sz w:val="16"/>
                <w:szCs w:val="16"/>
              </w:rPr>
            </w:pPr>
            <w:r>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01651" w:rsidRDefault="002B6DAA">
            <w:pPr>
              <w:pStyle w:val="Paragraphe"/>
              <w:spacing w:after="0" w:line="240" w:lineRule="auto"/>
              <w:ind w:left="67"/>
              <w:jc w:val="left"/>
              <w:rPr>
                <w:rFonts w:cs="Arial"/>
                <w:b/>
                <w:bCs/>
                <w:sz w:val="16"/>
                <w:szCs w:val="16"/>
              </w:rPr>
            </w:pPr>
            <w:r>
              <w:rPr>
                <w:rFonts w:cs="Arial"/>
                <w:b/>
                <w:bCs/>
                <w:sz w:val="16"/>
                <w:szCs w:val="16"/>
              </w:rPr>
              <w:t>Card.</w:t>
            </w:r>
          </w:p>
        </w:tc>
      </w:tr>
      <w:tr w:rsidR="00012B3E" w:rsidRPr="00BF6741" w:rsidTr="00BF6741">
        <w:trPr>
          <w:cantSplit/>
          <w:trHeight w:hRule="exact" w:val="2734"/>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012B3E" w:rsidRPr="00BF6741" w:rsidRDefault="004B2B39" w:rsidP="00BF6741">
            <w:pPr>
              <w:pStyle w:val="Paragraphe"/>
              <w:spacing w:after="0" w:line="240" w:lineRule="auto"/>
              <w:ind w:left="0"/>
              <w:jc w:val="left"/>
              <w:rPr>
                <w:rFonts w:cs="Arial"/>
                <w:iCs/>
                <w:sz w:val="14"/>
                <w:szCs w:val="14"/>
              </w:rPr>
            </w:pPr>
            <w:r>
              <w:rPr>
                <w:rFonts w:cs="Arial"/>
                <w:iCs/>
                <w:sz w:val="14"/>
                <w:szCs w:val="14"/>
              </w:rPr>
              <w:t>3</w:t>
            </w:r>
            <w:r w:rsidR="00012B3E" w:rsidRPr="00BF674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012B3E" w:rsidRPr="00BF6741" w:rsidRDefault="00012B3E" w:rsidP="00BF6741">
            <w:pPr>
              <w:pStyle w:val="Paragraphe"/>
              <w:spacing w:after="0" w:line="240" w:lineRule="auto"/>
              <w:ind w:left="0"/>
              <w:jc w:val="left"/>
              <w:rPr>
                <w:rFonts w:cs="Arial"/>
                <w:iCs/>
                <w:sz w:val="14"/>
                <w:szCs w:val="14"/>
              </w:rPr>
            </w:pPr>
            <w:r w:rsidRPr="00BF6741">
              <w:rPr>
                <w:rFonts w:cs="Arial"/>
                <w:iCs/>
                <w:sz w:val="14"/>
                <w:szCs w:val="14"/>
              </w:rPr>
              <w:t>M</w:t>
            </w:r>
          </w:p>
        </w:tc>
        <w:tc>
          <w:tcPr>
            <w:tcW w:w="1417"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description</w:t>
            </w:r>
          </w:p>
        </w:tc>
        <w:tc>
          <w:tcPr>
            <w:tcW w:w="156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dct</w:t>
            </w:r>
            <w:r w:rsidRPr="00A9323B">
              <w:rPr>
                <w:rFonts w:ascii="Arial" w:hAnsi="Arial" w:cs="Arial"/>
              </w:rPr>
              <w:t>:description</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rdfs</w:t>
            </w:r>
            <w:r w:rsidRPr="00A9323B">
              <w:rPr>
                <w:rFonts w:ascii="Arial" w:hAnsi="Arial" w:cs="Arial"/>
              </w:rPr>
              <w:t>:Literal</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contains a free-text account of the Dataset. This property can be repeated for parallel language versions of the description.</w:t>
            </w:r>
          </w:p>
          <w:p w:rsidR="004B2B39" w:rsidRDefault="00A9323B">
            <w:pPr>
              <w:pStyle w:val="Tableentry"/>
              <w:jc w:val="left"/>
              <w:rPr>
                <w:ins w:id="524" w:author="lubrich" w:date="2020-04-01T13:21:00Z"/>
                <w:rFonts w:ascii="Arial" w:hAnsi="Arial" w:cs="Arial"/>
              </w:rPr>
            </w:pPr>
            <w:ins w:id="525" w:author="lubrich" w:date="2020-04-01T13:21:00Z">
              <w:r w:rsidRPr="00A9323B">
                <w:rPr>
                  <w:rFonts w:ascii="Arial" w:hAnsi="Arial" w:cs="Arial"/>
                </w:rPr>
                <w:t>The author is encouraged to write a meaningful description. This element is only for a brief overview, because free text fields are unsuitable for searches, due to spelling mistakes, different wordings and other aspects. The categorisation of the data sets is done within other elements.</w:t>
              </w:r>
            </w:ins>
          </w:p>
          <w:p w:rsidR="006730C2" w:rsidRPr="00BF6741" w:rsidRDefault="006730C2" w:rsidP="00BF6741">
            <w:pPr>
              <w:pStyle w:val="Tableentry"/>
              <w:jc w:val="left"/>
              <w:rPr>
                <w:ins w:id="526" w:author="lubrich" w:date="2020-04-01T13:21:00Z"/>
                <w:rFonts w:ascii="Arial" w:hAnsi="Arial" w:cs="Arial"/>
              </w:rPr>
            </w:pPr>
            <w:ins w:id="527" w:author="lubrich" w:date="2020-04-01T13:21:00Z">
              <w:r w:rsidRPr="00BF6741">
                <w:rPr>
                  <w:rFonts w:ascii="Arial" w:hAnsi="Arial" w:cs="Arial"/>
                </w:rPr>
                <w:t xml:space="preserve">Corresponds to CMC element 2.2.2.2 </w:t>
              </w:r>
            </w:ins>
            <w:ins w:id="528" w:author="lubrich" w:date="2020-04-01T13:22:00Z">
              <w:r w:rsidR="002B6DAA">
                <w:rPr>
                  <w:rFonts w:ascii="Arial" w:hAnsi="Arial" w:cs="Arial"/>
                </w:rPr>
                <w:t>Description</w:t>
              </w:r>
            </w:ins>
            <w:ins w:id="529" w:author="lubrich" w:date="2020-04-01T13:21:00Z">
              <w:r w:rsidR="002B6DAA">
                <w:rPr>
                  <w:rFonts w:ascii="Arial" w:hAnsi="Arial" w:cs="Arial"/>
                </w:rPr>
                <w:t xml:space="preserve"> of Dataset.</w:t>
              </w:r>
            </w:ins>
          </w:p>
          <w:p w:rsidR="004B2B39" w:rsidRDefault="004B2B39">
            <w:pPr>
              <w:pStyle w:val="Tableentry"/>
              <w:jc w:val="left"/>
              <w:rPr>
                <w:rFonts w:ascii="Arial" w:hAnsi="Arial" w:cs="Arial"/>
              </w:rPr>
            </w:pP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1..n</w:t>
            </w:r>
          </w:p>
        </w:tc>
      </w:tr>
      <w:tr w:rsidR="00012B3E" w:rsidRPr="00BF6741" w:rsidTr="00BF6741">
        <w:trPr>
          <w:cantSplit/>
          <w:trHeight w:hRule="exact" w:val="119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12B3E" w:rsidRPr="00BF6741" w:rsidRDefault="004B2B39" w:rsidP="00BF6741">
            <w:pPr>
              <w:pStyle w:val="Paragraphe"/>
              <w:spacing w:after="0" w:line="240" w:lineRule="auto"/>
              <w:ind w:left="0"/>
              <w:jc w:val="left"/>
              <w:rPr>
                <w:rFonts w:cs="Arial"/>
                <w:iCs/>
                <w:sz w:val="14"/>
                <w:szCs w:val="14"/>
              </w:rPr>
            </w:pPr>
            <w:r>
              <w:rPr>
                <w:rFonts w:cs="Arial"/>
                <w:iCs/>
                <w:sz w:val="14"/>
                <w:szCs w:val="14"/>
              </w:rPr>
              <w:t>3</w:t>
            </w:r>
            <w:r w:rsidR="00012B3E" w:rsidRPr="00BF6741">
              <w:rPr>
                <w:rFonts w:cs="Arial"/>
                <w:iCs/>
                <w:sz w:val="14"/>
                <w:szCs w:val="14"/>
              </w:rPr>
              <w:t>.2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12B3E" w:rsidRPr="00BF6741" w:rsidRDefault="00012B3E" w:rsidP="00BF6741">
            <w:pPr>
              <w:pStyle w:val="Paragraphe"/>
              <w:spacing w:after="0" w:line="240" w:lineRule="auto"/>
              <w:ind w:left="0"/>
              <w:jc w:val="left"/>
              <w:rPr>
                <w:rFonts w:cs="Arial"/>
                <w:iCs/>
                <w:sz w:val="14"/>
                <w:szCs w:val="14"/>
              </w:rPr>
            </w:pPr>
            <w:r w:rsidRPr="00BF6741">
              <w:rPr>
                <w:rFonts w:cs="Arial"/>
                <w:iCs/>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title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dct</w:t>
            </w:r>
            <w:r w:rsidRPr="00A9323B">
              <w:rPr>
                <w:rFonts w:ascii="Arial" w:hAnsi="Arial" w:cs="Arial"/>
              </w:rPr>
              <w:t>:title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rdfs</w:t>
            </w:r>
            <w:r w:rsidRPr="00A9323B">
              <w:rPr>
                <w:rFonts w:ascii="Arial" w:hAnsi="Arial" w:cs="Arial"/>
              </w:rPr>
              <w:t>:Literal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530" w:author="lubrich" w:date="2020-04-01T13:21:00Z"/>
                <w:rFonts w:ascii="Arial" w:hAnsi="Arial" w:cs="Arial"/>
              </w:rPr>
            </w:pPr>
            <w:r w:rsidRPr="00A9323B">
              <w:rPr>
                <w:rFonts w:ascii="Arial" w:hAnsi="Arial" w:cs="Arial"/>
              </w:rPr>
              <w:t>This property contains a name given to the Dataset. This property can be repeated for parallel language versions of the name.</w:t>
            </w:r>
          </w:p>
          <w:p w:rsidR="006730C2" w:rsidRPr="00BF6741" w:rsidRDefault="006730C2" w:rsidP="00BF6741">
            <w:pPr>
              <w:pStyle w:val="Tableentry"/>
              <w:jc w:val="left"/>
              <w:rPr>
                <w:ins w:id="531" w:author="lubrich" w:date="2020-04-01T13:21:00Z"/>
                <w:rFonts w:ascii="Arial" w:hAnsi="Arial" w:cs="Arial"/>
              </w:rPr>
            </w:pPr>
            <w:ins w:id="532" w:author="lubrich" w:date="2020-04-01T13:21:00Z">
              <w:r w:rsidRPr="00BF6741">
                <w:rPr>
                  <w:rFonts w:ascii="Arial" w:hAnsi="Arial" w:cs="Arial"/>
                </w:rPr>
                <w:t>Corresponds to CMC element 2.2.2.1 Name of Dataset</w:t>
              </w:r>
              <w:r w:rsidR="002B6DAA">
                <w:rPr>
                  <w:rFonts w:ascii="Arial" w:hAnsi="Arial" w:cs="Arial"/>
                </w:rPr>
                <w:t>.</w:t>
              </w:r>
            </w:ins>
          </w:p>
          <w:p w:rsidR="004B2B39" w:rsidRDefault="004B2B39">
            <w:pPr>
              <w:pStyle w:val="Tableentry"/>
              <w:jc w:val="left"/>
              <w:rPr>
                <w:rFonts w:ascii="Arial" w:hAnsi="Arial" w:cs="Arial"/>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1..n</w:t>
            </w:r>
          </w:p>
        </w:tc>
      </w:tr>
      <w:tr w:rsidR="00012B3E" w:rsidRPr="00BF6741" w:rsidTr="00BF6741">
        <w:trPr>
          <w:cantSplit/>
          <w:trHeight w:hRule="exact" w:val="349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12B3E" w:rsidRPr="00BF6741" w:rsidRDefault="004B2B39" w:rsidP="004B2B39">
            <w:pPr>
              <w:pStyle w:val="Paragraphe"/>
              <w:spacing w:after="0" w:line="240" w:lineRule="auto"/>
              <w:ind w:left="0"/>
              <w:jc w:val="left"/>
              <w:rPr>
                <w:rFonts w:cs="Arial"/>
                <w:iCs/>
                <w:sz w:val="14"/>
                <w:szCs w:val="14"/>
              </w:rPr>
            </w:pPr>
            <w:r>
              <w:rPr>
                <w:rFonts w:cs="Arial"/>
                <w:iCs/>
                <w:sz w:val="14"/>
                <w:szCs w:val="14"/>
              </w:rPr>
              <w:t>3.3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12B3E" w:rsidRPr="00BF6741" w:rsidRDefault="004C0984" w:rsidP="00BF6741">
            <w:pPr>
              <w:pStyle w:val="Paragraphe"/>
              <w:spacing w:after="0" w:line="240" w:lineRule="auto"/>
              <w:ind w:left="0"/>
              <w:jc w:val="left"/>
              <w:rPr>
                <w:rFonts w:cs="Arial"/>
                <w:iCs/>
                <w:sz w:val="14"/>
                <w:szCs w:val="14"/>
              </w:rPr>
            </w:pPr>
            <w:commentRangeStart w:id="533"/>
            <w:ins w:id="534" w:author="lubrich" w:date="2020-04-01T15:21:00Z">
              <w:r w:rsidRPr="00BF6741">
                <w:rPr>
                  <w:rFonts w:cs="Arial"/>
                  <w:iCs/>
                  <w:sz w:val="14"/>
                  <w:szCs w:val="14"/>
                </w:rPr>
                <w:t>M</w:t>
              </w:r>
              <w:commentRangeEnd w:id="533"/>
              <w:r w:rsidR="00A9323B" w:rsidRPr="00A9323B">
                <w:rPr>
                  <w:rStyle w:val="Kommentarzeichen"/>
                  <w:rFonts w:cs="Arial"/>
                  <w:sz w:val="14"/>
                  <w:szCs w:val="14"/>
                </w:rPr>
                <w:commentReference w:id="533"/>
              </w:r>
            </w:ins>
            <w:del w:id="535" w:author="lubrich" w:date="2020-04-01T15:20:00Z">
              <w:r w:rsidR="00012B3E" w:rsidRPr="00BF6741" w:rsidDel="00D4377C">
                <w:rPr>
                  <w:rFonts w:cs="Arial"/>
                  <w:iCs/>
                  <w:sz w:val="14"/>
                  <w:szCs w:val="14"/>
                </w:rPr>
                <w:delText>R</w:delText>
              </w:r>
            </w:del>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contact point</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dcat</w:t>
            </w:r>
            <w:r w:rsidRPr="00A9323B">
              <w:rPr>
                <w:rFonts w:ascii="Arial" w:hAnsi="Arial" w:cs="Arial"/>
              </w:rPr>
              <w:t>:</w:t>
            </w:r>
            <w:proofErr w:type="spellStart"/>
            <w:r w:rsidRPr="00A9323B">
              <w:rPr>
                <w:rFonts w:ascii="Arial" w:hAnsi="Arial" w:cs="Arial"/>
                <w:noProof/>
              </w:rPr>
              <w:t>contactPoint</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vcard:Kind</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536" w:author="lubrich" w:date="2020-04-01T15:17:00Z"/>
                <w:rFonts w:ascii="Arial" w:hAnsi="Arial" w:cs="Arial"/>
              </w:rPr>
            </w:pPr>
            <w:r w:rsidRPr="00A9323B">
              <w:rPr>
                <w:rFonts w:ascii="Arial" w:hAnsi="Arial" w:cs="Arial"/>
              </w:rPr>
              <w:t xml:space="preserve">This property contains contact information </w:t>
            </w:r>
            <w:del w:id="537" w:author="lubrich" w:date="2020-04-01T15:20:00Z">
              <w:r w:rsidRPr="00A9323B">
                <w:rPr>
                  <w:rFonts w:ascii="Arial" w:hAnsi="Arial" w:cs="Arial"/>
                </w:rPr>
                <w:delText>that can be used for sending comments about the Dataset.</w:delText>
              </w:r>
            </w:del>
            <w:ins w:id="538" w:author="lubrich" w:date="2020-04-01T15:20:00Z">
              <w:r w:rsidRPr="00A9323B">
                <w:rPr>
                  <w:rFonts w:ascii="Arial" w:hAnsi="Arial" w:cs="Arial"/>
                </w:rPr>
                <w:t xml:space="preserve"> </w:t>
              </w:r>
            </w:ins>
            <w:ins w:id="539" w:author="lubrich" w:date="2020-04-01T15:19:00Z">
              <w:r w:rsidRPr="00A9323B">
                <w:rPr>
                  <w:rFonts w:ascii="Arial" w:hAnsi="Arial" w:cs="Arial"/>
                </w:rPr>
                <w:t xml:space="preserve">about </w:t>
              </w:r>
            </w:ins>
            <w:ins w:id="540" w:author="lubrich" w:date="2020-04-01T15:18:00Z">
              <w:r w:rsidRPr="00A9323B">
                <w:rPr>
                  <w:rFonts w:ascii="Arial" w:hAnsi="Arial" w:cs="Arial"/>
                </w:rPr>
                <w:t>an entity (</w:t>
              </w:r>
            </w:ins>
            <w:ins w:id="541" w:author="lubrich" w:date="2020-04-01T15:53:00Z">
              <w:r w:rsidR="00CC0F52">
                <w:rPr>
                  <w:rFonts w:ascii="Arial" w:hAnsi="Arial" w:cs="Arial"/>
                </w:rPr>
                <w:t>organisation</w:t>
              </w:r>
            </w:ins>
            <w:ins w:id="542" w:author="lubrich" w:date="2020-04-01T15:18:00Z">
              <w:r w:rsidRPr="00A9323B">
                <w:rPr>
                  <w:rFonts w:ascii="Arial" w:hAnsi="Arial" w:cs="Arial"/>
                </w:rPr>
                <w:t xml:space="preserve"> and person) that publishes the data sets. He or she is responsible for the given information</w:t>
              </w:r>
            </w:ins>
            <w:ins w:id="543" w:author="lubrich" w:date="2020-04-01T15:19:00Z">
              <w:r w:rsidRPr="00A9323B">
                <w:rPr>
                  <w:rFonts w:ascii="Arial" w:hAnsi="Arial" w:cs="Arial"/>
                </w:rPr>
                <w:t>, c</w:t>
              </w:r>
            </w:ins>
            <w:ins w:id="544" w:author="lubrich" w:date="2020-04-01T15:20:00Z">
              <w:r w:rsidRPr="00A9323B">
                <w:rPr>
                  <w:rFonts w:ascii="Arial" w:hAnsi="Arial" w:cs="Arial"/>
                </w:rPr>
                <w:t>an receive c</w:t>
              </w:r>
            </w:ins>
            <w:ins w:id="545" w:author="lubrich" w:date="2020-04-01T15:19:00Z">
              <w:r w:rsidR="00CC0F52">
                <w:rPr>
                  <w:rFonts w:ascii="Arial" w:hAnsi="Arial" w:cs="Arial"/>
                </w:rPr>
                <w:t>omments about the Dataset</w:t>
              </w:r>
            </w:ins>
            <w:ins w:id="546" w:author="lubrich" w:date="2020-04-01T15:52:00Z">
              <w:r w:rsidR="00CC0F52">
                <w:rPr>
                  <w:rFonts w:ascii="Arial" w:hAnsi="Arial" w:cs="Arial"/>
                </w:rPr>
                <w:t xml:space="preserve">, </w:t>
              </w:r>
            </w:ins>
            <w:ins w:id="547" w:author="lubrich" w:date="2020-04-01T15:18:00Z">
              <w:r w:rsidRPr="00A9323B">
                <w:rPr>
                  <w:rFonts w:ascii="Arial" w:hAnsi="Arial" w:cs="Arial"/>
                </w:rPr>
                <w:t xml:space="preserve">and concludes a contract if applicable. </w:t>
              </w:r>
            </w:ins>
          </w:p>
          <w:p w:rsidR="004B2B39" w:rsidRDefault="00D4377C">
            <w:pPr>
              <w:pStyle w:val="Tableentry"/>
              <w:jc w:val="left"/>
              <w:rPr>
                <w:ins w:id="548" w:author="lubrich" w:date="2020-04-01T15:17:00Z"/>
                <w:rFonts w:ascii="Arial" w:hAnsi="Arial" w:cs="Arial"/>
              </w:rPr>
            </w:pPr>
            <w:ins w:id="549" w:author="lubrich" w:date="2020-04-01T15:17:00Z">
              <w:r w:rsidRPr="00BF6741">
                <w:rPr>
                  <w:rFonts w:ascii="Arial" w:hAnsi="Arial" w:cs="Arial"/>
                </w:rPr>
                <w:t>For privacy reasons only non-person data fields (e.g. organisation name, organisation address etc.) might be displayed in the user interface.</w:t>
              </w:r>
            </w:ins>
          </w:p>
          <w:p w:rsidR="00D4377C" w:rsidRPr="00BF6741" w:rsidRDefault="00D4377C" w:rsidP="00BF6741">
            <w:pPr>
              <w:pStyle w:val="Tableentry"/>
              <w:jc w:val="left"/>
              <w:rPr>
                <w:ins w:id="550" w:author="lubrich" w:date="2020-04-01T15:17:00Z"/>
                <w:rFonts w:ascii="Arial" w:hAnsi="Arial" w:cs="Arial"/>
              </w:rPr>
            </w:pPr>
            <w:ins w:id="551" w:author="lubrich" w:date="2020-04-01T15:17:00Z">
              <w:r w:rsidRPr="00BF6741">
                <w:rPr>
                  <w:rFonts w:ascii="Arial" w:hAnsi="Arial" w:cs="Arial"/>
                </w:rPr>
                <w:t xml:space="preserve">Only </w:t>
              </w:r>
              <w:r w:rsidR="00A9323B" w:rsidRPr="00A9323B">
                <w:rPr>
                  <w:rFonts w:ascii="Arial" w:hAnsi="Arial" w:cs="Arial"/>
                </w:rPr>
                <w:t>“Name” and “E-Mail” from th</w:t>
              </w:r>
            </w:ins>
            <w:ins w:id="552" w:author="lubrich" w:date="2020-04-01T15:20:00Z">
              <w:r w:rsidR="00A9323B" w:rsidRPr="00A9323B">
                <w:rPr>
                  <w:rFonts w:ascii="Arial" w:hAnsi="Arial" w:cs="Arial"/>
                </w:rPr>
                <w:t>e</w:t>
              </w:r>
            </w:ins>
            <w:ins w:id="553" w:author="lubrich" w:date="2020-04-01T15:17:00Z">
              <w:r w:rsidR="00A9323B" w:rsidRPr="00A9323B">
                <w:rPr>
                  <w:rFonts w:ascii="Arial" w:hAnsi="Arial" w:cs="Arial"/>
                </w:rPr>
                <w:t xml:space="preserve"> vCard ontology are mandatory.</w:t>
              </w:r>
            </w:ins>
            <w:ins w:id="554" w:author="lubrich" w:date="2020-04-01T15:34:00Z">
              <w:r w:rsidR="00A9323B" w:rsidRPr="00A9323B">
                <w:rPr>
                  <w:rFonts w:ascii="Arial" w:hAnsi="Arial" w:cs="Arial"/>
                </w:rPr>
                <w:t xml:space="preserve"> The “</w:t>
              </w:r>
            </w:ins>
            <w:ins w:id="555" w:author="lubrich" w:date="2020-04-01T15:55:00Z">
              <w:r w:rsidR="00CC0F52">
                <w:rPr>
                  <w:rFonts w:ascii="Arial" w:hAnsi="Arial" w:cs="Arial"/>
                </w:rPr>
                <w:t>N</w:t>
              </w:r>
            </w:ins>
            <w:ins w:id="556" w:author="lubrich" w:date="2020-04-01T15:34:00Z">
              <w:r w:rsidR="004643FA" w:rsidRPr="00BF6741">
                <w:rPr>
                  <w:rFonts w:ascii="Arial" w:hAnsi="Arial" w:cs="Arial"/>
                </w:rPr>
                <w:t>ame” should be mapped from “</w:t>
              </w:r>
            </w:ins>
            <w:ins w:id="557" w:author="lubrich" w:date="2020-04-01T15:47:00Z">
              <w:r w:rsidR="002303C1">
                <w:rPr>
                  <w:rFonts w:ascii="Arial" w:hAnsi="Arial" w:cs="Arial"/>
                </w:rPr>
                <w:t>publisher</w:t>
              </w:r>
            </w:ins>
            <w:ins w:id="558" w:author="lubrich" w:date="2020-04-01T15:34:00Z">
              <w:r w:rsidR="004643FA" w:rsidRPr="00BF6741">
                <w:rPr>
                  <w:rFonts w:ascii="Arial" w:hAnsi="Arial" w:cs="Arial"/>
                </w:rPr>
                <w:t>” (see below</w:t>
              </w:r>
              <w:r w:rsidR="00A9323B" w:rsidRPr="00A9323B">
                <w:rPr>
                  <w:rFonts w:ascii="Arial" w:hAnsi="Arial" w:cs="Arial"/>
                </w:rPr>
                <w:t>).</w:t>
              </w:r>
            </w:ins>
          </w:p>
          <w:p w:rsidR="004B2B39" w:rsidRDefault="00A9323B">
            <w:pPr>
              <w:pStyle w:val="Tableentry"/>
              <w:jc w:val="left"/>
              <w:rPr>
                <w:rFonts w:ascii="Arial" w:hAnsi="Arial" w:cs="Arial"/>
              </w:rPr>
            </w:pPr>
            <w:ins w:id="559" w:author="lubrich" w:date="2020-04-01T15:17:00Z">
              <w:r w:rsidRPr="00A9323B">
                <w:rPr>
                  <w:rFonts w:ascii="Arial" w:hAnsi="Arial" w:cs="Arial"/>
                </w:rPr>
                <w:t xml:space="preserve">Corresponds to CMC element 2.2.6.1 </w:t>
              </w:r>
            </w:ins>
            <w:ins w:id="560" w:author="lubrich" w:date="2020-04-01T15:55:00Z">
              <w:r w:rsidR="00CC0F52">
                <w:rPr>
                  <w:rFonts w:ascii="Arial" w:hAnsi="Arial" w:cs="Arial"/>
                </w:rPr>
                <w:t>Publisher</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del w:id="561" w:author="lubrich" w:date="2020-04-01T15:20:00Z">
              <w:r w:rsidRPr="00A9323B">
                <w:rPr>
                  <w:rFonts w:ascii="Arial" w:hAnsi="Arial" w:cs="Arial"/>
                </w:rPr>
                <w:delText>0..n</w:delText>
              </w:r>
            </w:del>
            <w:ins w:id="562" w:author="lubrich" w:date="2020-04-01T15:20:00Z">
              <w:r w:rsidRPr="00A9323B">
                <w:rPr>
                  <w:rFonts w:ascii="Arial" w:hAnsi="Arial" w:cs="Arial"/>
                </w:rPr>
                <w:t>1..</w:t>
              </w:r>
            </w:ins>
            <w:ins w:id="563" w:author="lubrich" w:date="2020-04-01T15:24:00Z">
              <w:r w:rsidRPr="00A9323B">
                <w:rPr>
                  <w:rFonts w:ascii="Arial" w:hAnsi="Arial" w:cs="Arial"/>
                </w:rPr>
                <w:t>1</w:t>
              </w:r>
            </w:ins>
          </w:p>
        </w:tc>
      </w:tr>
      <w:tr w:rsidR="00012B3E" w:rsidRPr="00BF6741" w:rsidTr="00BF6741">
        <w:trPr>
          <w:cantSplit/>
          <w:trHeight w:hRule="exact" w:val="644"/>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012B3E" w:rsidRPr="00BF6741" w:rsidRDefault="004B2B39" w:rsidP="00BF6741">
            <w:pPr>
              <w:pStyle w:val="Paragraphe"/>
              <w:spacing w:after="0" w:line="240" w:lineRule="auto"/>
              <w:ind w:left="0"/>
              <w:jc w:val="left"/>
              <w:rPr>
                <w:rFonts w:cs="Arial"/>
                <w:iCs/>
                <w:sz w:val="14"/>
                <w:szCs w:val="14"/>
              </w:rPr>
            </w:pPr>
            <w:r>
              <w:rPr>
                <w:rFonts w:cs="Arial"/>
                <w:iCs/>
                <w:sz w:val="14"/>
                <w:szCs w:val="14"/>
              </w:rPr>
              <w:t>3.4</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012B3E" w:rsidRPr="00BF6741" w:rsidRDefault="00012B3E" w:rsidP="00BF6741">
            <w:pPr>
              <w:pStyle w:val="Paragraphe"/>
              <w:spacing w:after="0" w:line="240" w:lineRule="auto"/>
              <w:ind w:left="0"/>
              <w:jc w:val="left"/>
              <w:rPr>
                <w:rFonts w:cs="Arial"/>
                <w:iCs/>
                <w:sz w:val="14"/>
                <w:szCs w:val="14"/>
              </w:rPr>
            </w:pPr>
            <w:del w:id="564" w:author="lubrich" w:date="2020-04-01T15:25:00Z">
              <w:r w:rsidRPr="00BF6741" w:rsidDel="004C0984">
                <w:rPr>
                  <w:rFonts w:cs="Arial"/>
                  <w:iCs/>
                  <w:sz w:val="14"/>
                  <w:szCs w:val="14"/>
                </w:rPr>
                <w:delText>R</w:delText>
              </w:r>
            </w:del>
            <w:commentRangeStart w:id="565"/>
            <w:ins w:id="566" w:author="lubrich" w:date="2020-04-01T15:27:00Z">
              <w:r w:rsidR="002B6DAA">
                <w:rPr>
                  <w:rFonts w:cs="Arial"/>
                  <w:iCs/>
                  <w:sz w:val="14"/>
                  <w:szCs w:val="14"/>
                </w:rPr>
                <w:t>M</w:t>
              </w:r>
              <w:commentRangeEnd w:id="565"/>
              <w:r w:rsidR="00A9323B" w:rsidRPr="00A9323B">
                <w:rPr>
                  <w:rStyle w:val="Kommentarzeichen"/>
                  <w:rFonts w:cs="Arial"/>
                  <w:sz w:val="14"/>
                  <w:szCs w:val="14"/>
                </w:rPr>
                <w:commentReference w:id="565"/>
              </w:r>
            </w:ins>
          </w:p>
        </w:tc>
        <w:tc>
          <w:tcPr>
            <w:tcW w:w="1417"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dataset distribution</w:t>
            </w:r>
          </w:p>
        </w:tc>
        <w:tc>
          <w:tcPr>
            <w:tcW w:w="156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dcat</w:t>
            </w:r>
            <w:r w:rsidRPr="00A9323B">
              <w:rPr>
                <w:rFonts w:ascii="Arial" w:hAnsi="Arial" w:cs="Arial"/>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dcat:Distribution</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links the Dataset to an available Distribution.</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CC658E" w:rsidRPr="00BF6741" w:rsidTr="00CC658E">
        <w:trPr>
          <w:cantSplit/>
          <w:trHeight w:hRule="exact" w:val="1348"/>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C658E" w:rsidRPr="00BF6741" w:rsidRDefault="004B2B39" w:rsidP="00BF6741">
            <w:pPr>
              <w:pStyle w:val="Paragraphe"/>
              <w:spacing w:after="0" w:line="240" w:lineRule="auto"/>
              <w:ind w:left="0"/>
              <w:jc w:val="left"/>
              <w:rPr>
                <w:rFonts w:cs="Arial"/>
                <w:iCs/>
                <w:sz w:val="14"/>
                <w:szCs w:val="14"/>
              </w:rPr>
            </w:pPr>
            <w:r>
              <w:rPr>
                <w:rFonts w:cs="Arial"/>
                <w:iCs/>
                <w:sz w:val="14"/>
                <w:szCs w:val="14"/>
              </w:rPr>
              <w:lastRenderedPageBreak/>
              <w:t>3.5</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C658E" w:rsidRPr="00BF6741" w:rsidDel="004C0984" w:rsidRDefault="00CC658E" w:rsidP="00BF6741">
            <w:pPr>
              <w:pStyle w:val="Paragraphe"/>
              <w:spacing w:after="0" w:line="240" w:lineRule="auto"/>
              <w:ind w:left="0"/>
              <w:jc w:val="left"/>
              <w:rPr>
                <w:rFonts w:cs="Arial"/>
                <w:iCs/>
                <w:sz w:val="14"/>
                <w:szCs w:val="14"/>
              </w:rPr>
            </w:pPr>
            <w:ins w:id="567" w:author="lubrich" w:date="2020-04-02T16:09:00Z">
              <w:r>
                <w:rPr>
                  <w:rFonts w:cs="Arial"/>
                  <w:iCs/>
                  <w:sz w:val="14"/>
                  <w:szCs w:val="14"/>
                </w:rPr>
                <w:t>M</w:t>
              </w:r>
            </w:ins>
          </w:p>
        </w:tc>
        <w:tc>
          <w:tcPr>
            <w:tcW w:w="1417"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C658E" w:rsidRPr="00E01651" w:rsidRDefault="00CC658E" w:rsidP="00E01651">
            <w:pPr>
              <w:pStyle w:val="Tableentry"/>
              <w:jc w:val="left"/>
              <w:rPr>
                <w:rFonts w:ascii="Arial" w:hAnsi="Arial" w:cs="Arial"/>
              </w:rPr>
            </w:pPr>
            <w:ins w:id="568" w:author="lubrich" w:date="2020-04-02T16:11:00Z">
              <w:r>
                <w:rPr>
                  <w:rFonts w:ascii="Arial" w:hAnsi="Arial" w:cs="Arial"/>
                </w:rPr>
                <w:t>transportation</w:t>
              </w:r>
            </w:ins>
            <w:ins w:id="569" w:author="lubrich" w:date="2020-04-02T16:09:00Z">
              <w:r>
                <w:rPr>
                  <w:rFonts w:ascii="Arial" w:hAnsi="Arial" w:cs="Arial"/>
                </w:rPr>
                <w:t xml:space="preserve"> mode</w:t>
              </w:r>
            </w:ins>
          </w:p>
        </w:tc>
        <w:tc>
          <w:tcPr>
            <w:tcW w:w="156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C658E" w:rsidRPr="00E01651" w:rsidRDefault="00CC658E" w:rsidP="00CC658E">
            <w:pPr>
              <w:pStyle w:val="Tableentry"/>
              <w:jc w:val="left"/>
              <w:rPr>
                <w:rFonts w:ascii="Arial" w:hAnsi="Arial" w:cs="Arial"/>
                <w:noProof/>
              </w:rPr>
            </w:pPr>
            <w:proofErr w:type="spellStart"/>
            <w:ins w:id="570" w:author="lubrich" w:date="2020-04-02T16:09:00Z">
              <w:r w:rsidRPr="00194CCC">
                <w:rPr>
                  <w:rFonts w:ascii="Arial" w:hAnsi="Arial" w:cs="Arial"/>
                </w:rPr>
                <w:t>dcatnap:</w:t>
              </w:r>
            </w:ins>
            <w:ins w:id="571" w:author="lubrich" w:date="2020-04-02T16:10:00Z">
              <w:r>
                <w:rPr>
                  <w:rFonts w:ascii="Arial" w:hAnsi="Arial" w:cs="Arial"/>
                </w:rPr>
                <w:t>transportationMode</w:t>
              </w:r>
            </w:ins>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C658E" w:rsidRPr="00E01651" w:rsidRDefault="00CC658E" w:rsidP="00E01651">
            <w:pPr>
              <w:pStyle w:val="Tableentry"/>
              <w:jc w:val="left"/>
              <w:rPr>
                <w:rFonts w:ascii="Arial" w:hAnsi="Arial" w:cs="Arial"/>
                <w:noProof/>
              </w:rPr>
            </w:pPr>
            <w:proofErr w:type="spellStart"/>
            <w:ins w:id="572" w:author="lubrich" w:date="2020-04-02T16:09:00Z">
              <w:r w:rsidRPr="00194CCC">
                <w:rPr>
                  <w:rFonts w:ascii="Arial" w:hAnsi="Arial" w:cs="Arial"/>
                </w:rPr>
                <w:t>rdfs:Resource</w:t>
              </w:r>
            </w:ins>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C658E" w:rsidRPr="00194CCC" w:rsidRDefault="00CC658E" w:rsidP="00C16965">
            <w:pPr>
              <w:pStyle w:val="Tableentry"/>
              <w:jc w:val="left"/>
              <w:rPr>
                <w:ins w:id="573" w:author="lubrich" w:date="2020-04-02T16:09:00Z"/>
                <w:rFonts w:ascii="Arial" w:hAnsi="Arial" w:cs="Arial"/>
              </w:rPr>
            </w:pPr>
            <w:ins w:id="574" w:author="lubrich" w:date="2020-04-02T16:09:00Z">
              <w:r w:rsidRPr="00194CCC">
                <w:rPr>
                  <w:rFonts w:ascii="Arial" w:hAnsi="Arial" w:cs="Arial"/>
                </w:rPr>
                <w:t xml:space="preserve">This property refers to the </w:t>
              </w:r>
            </w:ins>
            <w:ins w:id="575" w:author="lubrich" w:date="2020-04-02T16:11:00Z">
              <w:r w:rsidRPr="00CC658E">
                <w:rPr>
                  <w:rFonts w:ascii="Arial" w:hAnsi="Arial" w:cs="Arial"/>
                </w:rPr>
                <w:t>transportation mode covered by a dataset.</w:t>
              </w:r>
            </w:ins>
          </w:p>
          <w:p w:rsidR="00CC658E" w:rsidRPr="00194CCC" w:rsidRDefault="00CC658E" w:rsidP="00C16965">
            <w:pPr>
              <w:pStyle w:val="Tableentry"/>
              <w:jc w:val="left"/>
              <w:rPr>
                <w:ins w:id="576" w:author="lubrich" w:date="2020-04-02T16:09:00Z"/>
                <w:rFonts w:ascii="Arial" w:hAnsi="Arial" w:cs="Arial"/>
              </w:rPr>
            </w:pPr>
            <w:ins w:id="577" w:author="lubrich" w:date="2020-04-02T16:09:00Z">
              <w:r w:rsidRPr="00194CCC">
                <w:rPr>
                  <w:rFonts w:ascii="Arial" w:hAnsi="Arial" w:cs="Arial"/>
                </w:rPr>
                <w:t xml:space="preserve">A controlled </w:t>
              </w:r>
            </w:ins>
            <w:ins w:id="578" w:author="lubrich" w:date="2020-04-09T18:05:00Z">
              <w:r w:rsidR="00B81D77">
                <w:rPr>
                  <w:rFonts w:ascii="Arial" w:hAnsi="Arial" w:cs="Arial"/>
                </w:rPr>
                <w:t>vocabulary is to be used, see section 6.2.</w:t>
              </w:r>
            </w:ins>
          </w:p>
          <w:p w:rsidR="00CC658E" w:rsidRPr="00E01651" w:rsidRDefault="00CC658E" w:rsidP="00CC658E">
            <w:pPr>
              <w:pStyle w:val="Tableentry"/>
              <w:jc w:val="left"/>
              <w:rPr>
                <w:rFonts w:ascii="Arial" w:hAnsi="Arial" w:cs="Arial"/>
              </w:rPr>
            </w:pPr>
            <w:ins w:id="579" w:author="lubrich" w:date="2020-04-02T16:09:00Z">
              <w:r w:rsidRPr="00194CCC">
                <w:rPr>
                  <w:rFonts w:ascii="Arial" w:hAnsi="Arial" w:cs="Arial"/>
                </w:rPr>
                <w:t>Corresponds to CMC element 2.2.</w:t>
              </w:r>
            </w:ins>
            <w:ins w:id="580" w:author="lubrich" w:date="2020-04-02T16:10:00Z">
              <w:r>
                <w:rPr>
                  <w:rFonts w:ascii="Arial" w:hAnsi="Arial" w:cs="Arial"/>
                </w:rPr>
                <w:t>5.1</w:t>
              </w:r>
            </w:ins>
            <w:ins w:id="581" w:author="lubrich" w:date="2020-04-02T16:09:00Z">
              <w:r w:rsidRPr="00194CCC">
                <w:rPr>
                  <w:rFonts w:ascii="Arial" w:hAnsi="Arial" w:cs="Arial"/>
                </w:rPr>
                <w:t xml:space="preserve"> </w:t>
              </w:r>
              <w:proofErr w:type="spellStart"/>
              <w:r>
                <w:rPr>
                  <w:rFonts w:ascii="Arial" w:hAnsi="Arial" w:cs="Arial"/>
                </w:rPr>
                <w:t>Transporation</w:t>
              </w:r>
              <w:proofErr w:type="spellEnd"/>
              <w:r>
                <w:rPr>
                  <w:rFonts w:ascii="Arial" w:hAnsi="Arial" w:cs="Arial"/>
                </w:rPr>
                <w:t xml:space="preserve"> Mode Covered</w:t>
              </w:r>
            </w:ins>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C658E" w:rsidRPr="00E01651" w:rsidRDefault="00CC658E" w:rsidP="00E01651">
            <w:pPr>
              <w:pStyle w:val="Tableentry"/>
              <w:jc w:val="left"/>
              <w:rPr>
                <w:rFonts w:ascii="Arial" w:hAnsi="Arial" w:cs="Arial"/>
              </w:rPr>
            </w:pPr>
            <w:ins w:id="582" w:author="lubrich" w:date="2020-04-02T16:10:00Z">
              <w:r>
                <w:rPr>
                  <w:rFonts w:ascii="Arial" w:hAnsi="Arial" w:cs="Arial"/>
                </w:rPr>
                <w:t>1</w:t>
              </w:r>
            </w:ins>
            <w:ins w:id="583" w:author="lubrich" w:date="2020-04-02T16:09:00Z">
              <w:r w:rsidRPr="00194CCC">
                <w:rPr>
                  <w:rFonts w:ascii="Arial" w:hAnsi="Arial" w:cs="Arial"/>
                </w:rPr>
                <w:t>..n</w:t>
              </w:r>
            </w:ins>
          </w:p>
        </w:tc>
      </w:tr>
      <w:tr w:rsidR="00D038A9" w:rsidRPr="00BF6741" w:rsidTr="00D038A9">
        <w:trPr>
          <w:cantSplit/>
          <w:trHeight w:hRule="exact" w:val="6470"/>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3.6</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038A9" w:rsidRDefault="00D038A9" w:rsidP="00D038A9">
            <w:pPr>
              <w:pStyle w:val="Paragraphe"/>
              <w:spacing w:after="0" w:line="240" w:lineRule="auto"/>
              <w:ind w:left="0"/>
              <w:jc w:val="left"/>
              <w:rPr>
                <w:rFonts w:cs="Arial"/>
                <w:iCs/>
                <w:sz w:val="14"/>
                <w:szCs w:val="14"/>
              </w:rPr>
            </w:pPr>
            <w:ins w:id="584" w:author="lubrich" w:date="2020-04-02T16:30:00Z">
              <w:r>
                <w:rPr>
                  <w:rFonts w:cs="Arial"/>
                  <w:iCs/>
                  <w:sz w:val="14"/>
                  <w:szCs w:val="14"/>
                </w:rPr>
                <w:t>M</w:t>
              </w:r>
            </w:ins>
          </w:p>
        </w:tc>
        <w:tc>
          <w:tcPr>
            <w:tcW w:w="1417"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D038A9" w:rsidRDefault="00D038A9" w:rsidP="00D038A9">
            <w:pPr>
              <w:pStyle w:val="Tableentry"/>
              <w:jc w:val="left"/>
              <w:rPr>
                <w:rFonts w:ascii="Arial" w:hAnsi="Arial" w:cs="Arial"/>
              </w:rPr>
            </w:pPr>
            <w:commentRangeStart w:id="585"/>
            <w:ins w:id="586" w:author="lubrich" w:date="2020-04-02T16:30:00Z">
              <w:r w:rsidRPr="00194CCC">
                <w:rPr>
                  <w:rFonts w:ascii="Arial" w:hAnsi="Arial" w:cs="Arial"/>
                </w:rPr>
                <w:t xml:space="preserve">quality </w:t>
              </w:r>
            </w:ins>
            <w:ins w:id="587" w:author="lubrich" w:date="2020-04-02T16:31:00Z">
              <w:r>
                <w:rPr>
                  <w:rFonts w:ascii="Arial" w:hAnsi="Arial" w:cs="Arial"/>
                </w:rPr>
                <w:t>d</w:t>
              </w:r>
            </w:ins>
            <w:ins w:id="588" w:author="lubrich" w:date="2020-04-02T16:30:00Z">
              <w:r w:rsidRPr="00194CCC">
                <w:rPr>
                  <w:rFonts w:ascii="Arial" w:hAnsi="Arial" w:cs="Arial"/>
                </w:rPr>
                <w:t>escription</w:t>
              </w:r>
              <w:commentRangeEnd w:id="585"/>
              <w:r>
                <w:rPr>
                  <w:rStyle w:val="Kommentarzeichen"/>
                  <w:rFonts w:ascii="Arial" w:hAnsi="Arial"/>
                  <w:lang w:eastAsia="fr-FR"/>
                </w:rPr>
                <w:commentReference w:id="585"/>
              </w:r>
            </w:ins>
          </w:p>
        </w:tc>
        <w:tc>
          <w:tcPr>
            <w:tcW w:w="156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D038A9" w:rsidRPr="00194CCC" w:rsidRDefault="00D038A9" w:rsidP="00CC658E">
            <w:pPr>
              <w:pStyle w:val="Tableentry"/>
              <w:jc w:val="left"/>
              <w:rPr>
                <w:rFonts w:ascii="Arial" w:hAnsi="Arial" w:cs="Arial"/>
              </w:rPr>
            </w:pPr>
            <w:proofErr w:type="spellStart"/>
            <w:ins w:id="589" w:author="lubrich" w:date="2020-04-02T16:30:00Z">
              <w:r w:rsidRPr="00194CCC">
                <w:rPr>
                  <w:rFonts w:ascii="Arial" w:hAnsi="Arial" w:cs="Arial"/>
                </w:rPr>
                <w:t>dcatnap:qualityDescription</w:t>
              </w:r>
            </w:ins>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038A9" w:rsidRPr="00194CCC" w:rsidRDefault="00D038A9" w:rsidP="00D038A9">
            <w:pPr>
              <w:pStyle w:val="Tableentry"/>
              <w:jc w:val="left"/>
              <w:rPr>
                <w:rFonts w:ascii="Arial" w:hAnsi="Arial" w:cs="Arial"/>
              </w:rPr>
            </w:pPr>
            <w:ins w:id="590" w:author="lubrich" w:date="2020-04-02T16:30:00Z">
              <w:r w:rsidRPr="00194CCC">
                <w:rPr>
                  <w:rFonts w:ascii="Arial" w:hAnsi="Arial" w:cs="Arial"/>
                  <w:noProof/>
                </w:rPr>
                <w:t>rdfs:</w:t>
              </w:r>
            </w:ins>
            <w:ins w:id="591" w:author="lubrich" w:date="2020-04-02T16:36:00Z">
              <w:r>
                <w:rPr>
                  <w:rFonts w:ascii="Arial" w:hAnsi="Arial" w:cs="Arial"/>
                  <w:noProof/>
                </w:rPr>
                <w:t>Resource</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D038A9" w:rsidRPr="00D038A9" w:rsidRDefault="00D038A9" w:rsidP="00D038A9">
            <w:pPr>
              <w:pStyle w:val="Tableentry"/>
              <w:rPr>
                <w:ins w:id="592" w:author="lubrich" w:date="2020-04-02T16:33:00Z"/>
                <w:rFonts w:ascii="Arial" w:hAnsi="Arial" w:cs="Arial"/>
              </w:rPr>
            </w:pPr>
            <w:ins w:id="593" w:author="lubrich" w:date="2020-04-02T16:30:00Z">
              <w:r w:rsidRPr="00194CCC">
                <w:rPr>
                  <w:rFonts w:ascii="Arial" w:hAnsi="Arial" w:cs="Arial"/>
                </w:rPr>
                <w:t xml:space="preserve">This property </w:t>
              </w:r>
            </w:ins>
            <w:ins w:id="594" w:author="lubrich" w:date="2020-04-02T16:34:00Z">
              <w:r>
                <w:rPr>
                  <w:rFonts w:ascii="Arial" w:hAnsi="Arial" w:cs="Arial"/>
                </w:rPr>
                <w:t xml:space="preserve">describes </w:t>
              </w:r>
            </w:ins>
            <w:ins w:id="595" w:author="lubrich" w:date="2020-04-02T16:33:00Z">
              <w:r w:rsidRPr="00D038A9">
                <w:rPr>
                  <w:rFonts w:ascii="Arial" w:hAnsi="Arial" w:cs="Arial"/>
                </w:rPr>
                <w:t xml:space="preserve">quality criteria of a data set and (if applicable) methods and results of a quality assessment. Applicable quality criteria, quality requirements as well as assessment methods are defined precisely by the so-called “Quality Packages” , elaborated by EU EIP sub-activity 4.1 (“Determining Quality of European ITS Services”) for individual data and service types, according to the EU Delegated Regulations. </w:t>
              </w:r>
            </w:ins>
          </w:p>
          <w:p w:rsidR="00D038A9" w:rsidRPr="00D038A9" w:rsidRDefault="00D038A9" w:rsidP="00D038A9">
            <w:pPr>
              <w:pStyle w:val="Tableentry"/>
              <w:rPr>
                <w:ins w:id="596" w:author="lubrich" w:date="2020-04-02T16:33:00Z"/>
                <w:rFonts w:ascii="Arial" w:hAnsi="Arial" w:cs="Arial"/>
              </w:rPr>
            </w:pPr>
            <w:ins w:id="597" w:author="lubrich" w:date="2020-04-02T16:33:00Z">
              <w:r w:rsidRPr="00D038A9">
                <w:rPr>
                  <w:rFonts w:ascii="Arial" w:hAnsi="Arial" w:cs="Arial"/>
                </w:rPr>
                <w:t xml:space="preserve">This information shall assist data consumers in determining the value of data for their own services. Furthermore, it can be helpful for the validation process by a national body, where necessary. </w:t>
              </w:r>
            </w:ins>
          </w:p>
          <w:p w:rsidR="00D038A9" w:rsidRPr="00D038A9" w:rsidRDefault="00D038A9" w:rsidP="00D038A9">
            <w:pPr>
              <w:pStyle w:val="Tableentry"/>
              <w:rPr>
                <w:ins w:id="598" w:author="lubrich" w:date="2020-04-02T16:33:00Z"/>
                <w:rFonts w:ascii="Arial" w:hAnsi="Arial" w:cs="Arial"/>
              </w:rPr>
            </w:pPr>
            <w:ins w:id="599" w:author="lubrich" w:date="2020-04-02T16:33:00Z">
              <w:r w:rsidRPr="00D038A9">
                <w:rPr>
                  <w:rFonts w:ascii="Arial" w:hAnsi="Arial" w:cs="Arial"/>
                </w:rPr>
                <w:t>It is proposed to provide the quality assessment information by explicitly referencing to and/or re-using the definitions from the mentioned Quality Packages, where possible. The information can be provided by free text and/or an URL to further quality information.</w:t>
              </w:r>
            </w:ins>
          </w:p>
          <w:p w:rsidR="00D038A9" w:rsidRDefault="00D038A9" w:rsidP="00D038A9">
            <w:pPr>
              <w:pStyle w:val="Tableentry"/>
              <w:jc w:val="left"/>
              <w:rPr>
                <w:ins w:id="600" w:author="lubrich" w:date="2020-04-02T16:33:00Z"/>
                <w:rFonts w:ascii="Arial" w:hAnsi="Arial" w:cs="Arial"/>
              </w:rPr>
            </w:pPr>
            <w:ins w:id="601" w:author="lubrich" w:date="2020-04-02T16:33:00Z">
              <w:r w:rsidRPr="00D038A9">
                <w:rPr>
                  <w:rFonts w:ascii="Arial" w:hAnsi="Arial" w:cs="Arial"/>
                </w:rPr>
                <w:t>If there is absolutely no quality information, at least a note “quality information is unknown” is required.</w:t>
              </w:r>
            </w:ins>
          </w:p>
          <w:p w:rsidR="00D038A9" w:rsidRPr="00194CCC" w:rsidRDefault="00D038A9" w:rsidP="00D038A9">
            <w:pPr>
              <w:pStyle w:val="Tableentry"/>
              <w:jc w:val="left"/>
              <w:rPr>
                <w:rFonts w:ascii="Arial" w:hAnsi="Arial" w:cs="Arial"/>
              </w:rPr>
            </w:pPr>
            <w:ins w:id="602" w:author="lubrich" w:date="2020-04-02T16:33:00Z">
              <w:r w:rsidRPr="00BF6741">
                <w:rPr>
                  <w:rFonts w:ascii="Arial" w:hAnsi="Arial" w:cs="Arial"/>
                </w:rPr>
                <w:t>Cor</w:t>
              </w:r>
              <w:r>
                <w:rPr>
                  <w:rFonts w:ascii="Arial" w:hAnsi="Arial" w:cs="Arial"/>
                </w:rPr>
                <w:t xml:space="preserve">responds to CMC element 2.2.9.2 </w:t>
              </w:r>
            </w:ins>
            <w:ins w:id="603" w:author="lubrich" w:date="2020-04-02T16:34:00Z">
              <w:r>
                <w:rPr>
                  <w:rFonts w:ascii="Arial" w:hAnsi="Arial" w:cs="Arial"/>
                </w:rPr>
                <w:t>Quality description</w:t>
              </w:r>
            </w:ins>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038A9" w:rsidRPr="00194CCC" w:rsidRDefault="00D038A9" w:rsidP="00C16965">
            <w:pPr>
              <w:pStyle w:val="Tableentry"/>
              <w:jc w:val="left"/>
              <w:rPr>
                <w:ins w:id="604" w:author="lubrich" w:date="2020-04-02T16:30:00Z"/>
                <w:rFonts w:ascii="Arial" w:hAnsi="Arial" w:cs="Arial"/>
              </w:rPr>
            </w:pPr>
            <w:ins w:id="605" w:author="lubrich" w:date="2020-04-02T16:31:00Z">
              <w:r>
                <w:rPr>
                  <w:rFonts w:ascii="Arial" w:hAnsi="Arial" w:cs="Arial"/>
                </w:rPr>
                <w:t>1</w:t>
              </w:r>
            </w:ins>
            <w:ins w:id="606" w:author="lubrich" w:date="2020-04-02T16:30:00Z">
              <w:r>
                <w:rPr>
                  <w:rFonts w:ascii="Arial" w:hAnsi="Arial" w:cs="Arial"/>
                </w:rPr>
                <w:t>..</w:t>
              </w:r>
            </w:ins>
            <w:ins w:id="607" w:author="lubrich" w:date="2020-04-02T16:37:00Z">
              <w:r>
                <w:rPr>
                  <w:rFonts w:ascii="Arial" w:hAnsi="Arial" w:cs="Arial"/>
                </w:rPr>
                <w:t>n</w:t>
              </w:r>
            </w:ins>
          </w:p>
          <w:p w:rsidR="00D038A9" w:rsidRDefault="00D038A9" w:rsidP="00E01651">
            <w:pPr>
              <w:pStyle w:val="Tableentry"/>
              <w:jc w:val="left"/>
              <w:rPr>
                <w:rFonts w:ascii="Arial" w:hAnsi="Arial" w:cs="Arial"/>
              </w:rPr>
            </w:pPr>
          </w:p>
        </w:tc>
      </w:tr>
      <w:tr w:rsidR="00D038A9" w:rsidRPr="00BF6741" w:rsidTr="00BF6741">
        <w:trPr>
          <w:cantSplit/>
          <w:trHeight w:hRule="exact" w:val="178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3.7</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R</w:t>
            </w:r>
          </w:p>
        </w:tc>
        <w:tc>
          <w:tcPr>
            <w:tcW w:w="1417"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keyword/ tag</w:t>
            </w:r>
          </w:p>
        </w:tc>
        <w:tc>
          <w:tcPr>
            <w:tcW w:w="1560"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dcat:keyword</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rdfs:Literal</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608" w:author="lubrich" w:date="2020-04-01T15:35:00Z"/>
                <w:rFonts w:ascii="Arial" w:hAnsi="Arial" w:cs="Arial"/>
              </w:rPr>
            </w:pPr>
            <w:r w:rsidRPr="00A9323B">
              <w:rPr>
                <w:rFonts w:ascii="Arial" w:hAnsi="Arial" w:cs="Arial"/>
              </w:rPr>
              <w:t>This property contains a keyword or tag describing the Dataset.</w:t>
            </w:r>
          </w:p>
          <w:p w:rsidR="004B2B39" w:rsidRDefault="00A9323B">
            <w:pPr>
              <w:pStyle w:val="Tableentry"/>
              <w:jc w:val="left"/>
              <w:rPr>
                <w:rFonts w:ascii="Arial" w:hAnsi="Arial" w:cs="Arial"/>
              </w:rPr>
            </w:pPr>
            <w:ins w:id="609" w:author="lubrich" w:date="2020-04-01T15:35:00Z">
              <w:r w:rsidRPr="00A9323B">
                <w:rPr>
                  <w:rFonts w:ascii="Arial" w:hAnsi="Arial" w:cs="Arial"/>
                </w:rPr>
                <w:t xml:space="preserve">For the NAP domain, it is not recommended to use keywords, as </w:t>
              </w:r>
              <w:proofErr w:type="spellStart"/>
              <w:r w:rsidRPr="00A9323B">
                <w:rPr>
                  <w:rFonts w:ascii="Arial" w:hAnsi="Arial" w:cs="Arial"/>
                </w:rPr>
                <w:t>thea</w:t>
              </w:r>
              <w:proofErr w:type="spellEnd"/>
              <w:r w:rsidRPr="00A9323B">
                <w:rPr>
                  <w:rFonts w:ascii="Arial" w:hAnsi="Arial" w:cs="Arial"/>
                </w:rPr>
                <w:t xml:space="preserve"> might be </w:t>
              </w:r>
              <w:proofErr w:type="spellStart"/>
              <w:r w:rsidRPr="00A9323B">
                <w:rPr>
                  <w:rFonts w:ascii="Arial" w:hAnsi="Arial" w:cs="Arial"/>
                </w:rPr>
                <w:t>ambogous</w:t>
              </w:r>
              <w:proofErr w:type="spellEnd"/>
              <w:r w:rsidRPr="00A9323B">
                <w:rPr>
                  <w:rFonts w:ascii="Arial" w:hAnsi="Arial" w:cs="Arial"/>
                </w:rPr>
                <w:t xml:space="preserve"> and make data </w:t>
              </w:r>
            </w:ins>
            <w:ins w:id="610" w:author="lubrich" w:date="2020-04-01T15:36:00Z">
              <w:r w:rsidRPr="00A9323B">
                <w:rPr>
                  <w:rFonts w:ascii="Arial" w:hAnsi="Arial" w:cs="Arial"/>
                </w:rPr>
                <w:t>search</w:t>
              </w:r>
            </w:ins>
            <w:ins w:id="611" w:author="lubrich" w:date="2020-04-01T15:35:00Z">
              <w:r w:rsidRPr="00A9323B">
                <w:rPr>
                  <w:rFonts w:ascii="Arial" w:hAnsi="Arial" w:cs="Arial"/>
                </w:rPr>
                <w:t xml:space="preserve"> </w:t>
              </w:r>
            </w:ins>
            <w:ins w:id="612" w:author="lubrich" w:date="2020-04-01T15:36:00Z">
              <w:r w:rsidRPr="00A9323B">
                <w:rPr>
                  <w:rFonts w:ascii="Arial" w:hAnsi="Arial" w:cs="Arial"/>
                </w:rPr>
                <w:t>difficult. Instead</w:t>
              </w:r>
              <w:r w:rsidR="00D038A9">
                <w:rPr>
                  <w:rFonts w:ascii="Arial" w:hAnsi="Arial" w:cs="Arial"/>
                </w:rPr>
                <w:t>, the property “</w:t>
              </w:r>
            </w:ins>
            <w:ins w:id="613" w:author="lubrich" w:date="2020-04-02T12:25:00Z">
              <w:r w:rsidR="00D038A9">
                <w:rPr>
                  <w:rFonts w:ascii="Arial" w:hAnsi="Arial" w:cs="Arial"/>
                </w:rPr>
                <w:t xml:space="preserve">theme/ </w:t>
              </w:r>
            </w:ins>
            <w:ins w:id="614" w:author="lubrich" w:date="2020-04-01T15:36:00Z">
              <w:r w:rsidRPr="00A9323B">
                <w:rPr>
                  <w:rFonts w:ascii="Arial" w:hAnsi="Arial" w:cs="Arial"/>
                </w:rPr>
                <w:t>categor</w:t>
              </w:r>
            </w:ins>
            <w:ins w:id="615" w:author="lubrich" w:date="2020-04-01T15:37:00Z">
              <w:r w:rsidRPr="00A9323B">
                <w:rPr>
                  <w:rFonts w:ascii="Arial" w:hAnsi="Arial" w:cs="Arial"/>
                </w:rPr>
                <w:t>y</w:t>
              </w:r>
            </w:ins>
            <w:ins w:id="616" w:author="lubrich" w:date="2020-04-01T15:36:00Z">
              <w:r w:rsidRPr="00A9323B">
                <w:rPr>
                  <w:rFonts w:ascii="Arial" w:hAnsi="Arial" w:cs="Arial"/>
                </w:rPr>
                <w:t>” is recommende</w:t>
              </w:r>
            </w:ins>
            <w:ins w:id="617" w:author="lubrich" w:date="2020-04-01T15:37:00Z">
              <w:r w:rsidRPr="00A9323B">
                <w:rPr>
                  <w:rFonts w:ascii="Arial" w:hAnsi="Arial" w:cs="Arial"/>
                </w:rPr>
                <w:t>d</w:t>
              </w:r>
            </w:ins>
            <w:ins w:id="618" w:author="lubrich" w:date="2020-04-02T12:25:00Z">
              <w:r w:rsidR="00D038A9">
                <w:rPr>
                  <w:rFonts w:ascii="Arial" w:hAnsi="Arial" w:cs="Arial"/>
                </w:rPr>
                <w:t>, with controlled vocabularies.</w:t>
              </w:r>
            </w:ins>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CC0F52">
        <w:trPr>
          <w:cantSplit/>
          <w:trHeight w:hRule="exact" w:val="2054"/>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lastRenderedPageBreak/>
              <w:t>3.8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commentRangeStart w:id="619"/>
            <w:ins w:id="620" w:author="lubrich" w:date="2020-04-01T15:43:00Z">
              <w:r>
                <w:rPr>
                  <w:rFonts w:cs="Arial"/>
                  <w:iCs/>
                  <w:sz w:val="14"/>
                  <w:szCs w:val="14"/>
                </w:rPr>
                <w:t>M</w:t>
              </w:r>
            </w:ins>
            <w:commentRangeEnd w:id="619"/>
            <w:ins w:id="621" w:author="lubrich" w:date="2020-04-01T15:46:00Z">
              <w:r>
                <w:rPr>
                  <w:rStyle w:val="Kommentarzeichen"/>
                </w:rPr>
                <w:commentReference w:id="619"/>
              </w:r>
            </w:ins>
            <w:del w:id="622" w:author="lubrich" w:date="2020-04-01T15:43:00Z">
              <w:r w:rsidRPr="00BF6741" w:rsidDel="00BF6741">
                <w:rPr>
                  <w:rFonts w:cs="Arial"/>
                  <w:iCs/>
                  <w:sz w:val="14"/>
                  <w:szCs w:val="14"/>
                </w:rPr>
                <w:delText>R</w:delText>
              </w:r>
            </w:del>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publisher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dct:publisher</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foaf</w:t>
            </w:r>
            <w:r w:rsidRPr="00A9323B">
              <w:rPr>
                <w:rFonts w:ascii="Arial" w:hAnsi="Arial" w:cs="Arial"/>
                <w:noProof/>
              </w:rPr>
              <w:t>:Agent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623" w:author="lubrich" w:date="2020-04-01T15:47:00Z"/>
                <w:rFonts w:ascii="Arial" w:hAnsi="Arial" w:cs="Arial"/>
              </w:rPr>
            </w:pPr>
            <w:r w:rsidRPr="00A9323B">
              <w:rPr>
                <w:rFonts w:ascii="Arial" w:hAnsi="Arial" w:cs="Arial"/>
              </w:rPr>
              <w:t xml:space="preserve">This property refers to an entity (organisation) </w:t>
            </w:r>
            <w:del w:id="624" w:author="lubrich" w:date="2020-04-01T15:53:00Z">
              <w:r w:rsidRPr="00A9323B">
                <w:rPr>
                  <w:rFonts w:ascii="Arial" w:hAnsi="Arial" w:cs="Arial"/>
                </w:rPr>
                <w:delText>responsible for making the Dataset available.</w:delText>
              </w:r>
            </w:del>
            <w:ins w:id="625" w:author="lubrich" w:date="2020-04-01T15:52:00Z">
              <w:r w:rsidR="00D038A9" w:rsidRPr="00CC0F52">
                <w:rPr>
                  <w:rFonts w:ascii="Arial" w:hAnsi="Arial" w:cs="Arial"/>
                </w:rPr>
                <w:t>that publishes the data sets. He or she is responsible for the given information, can receive comments about the Dataset, and concludes a contract if applicable.</w:t>
              </w:r>
            </w:ins>
          </w:p>
          <w:p w:rsidR="004B2B39" w:rsidRDefault="00D038A9">
            <w:pPr>
              <w:pStyle w:val="Tableentry"/>
              <w:jc w:val="left"/>
              <w:rPr>
                <w:rFonts w:ascii="Arial" w:hAnsi="Arial" w:cs="Arial"/>
              </w:rPr>
            </w:pPr>
            <w:ins w:id="626" w:author="lubrich" w:date="2020-04-01T15:47:00Z">
              <w:r w:rsidRPr="00BF6741">
                <w:rPr>
                  <w:rFonts w:ascii="Arial" w:hAnsi="Arial" w:cs="Arial"/>
                </w:rPr>
                <w:t xml:space="preserve">Corresponds to CMC element 2.2.6.1 </w:t>
              </w:r>
            </w:ins>
            <w:ins w:id="627" w:author="lubrich" w:date="2020-04-01T15:48:00Z">
              <w:r>
                <w:rPr>
                  <w:rFonts w:ascii="Arial" w:hAnsi="Arial" w:cs="Arial"/>
                </w:rPr>
                <w:t>Publisher</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del w:id="628" w:author="lubrich" w:date="2020-04-01T15:43:00Z">
              <w:r w:rsidRPr="00A9323B">
                <w:rPr>
                  <w:rFonts w:ascii="Arial" w:hAnsi="Arial" w:cs="Arial"/>
                </w:rPr>
                <w:delText>0..1</w:delText>
              </w:r>
            </w:del>
            <w:ins w:id="629" w:author="lubrich" w:date="2020-04-01T15:43:00Z">
              <w:r w:rsidR="00D038A9">
                <w:rPr>
                  <w:rFonts w:ascii="Arial" w:hAnsi="Arial" w:cs="Arial"/>
                </w:rPr>
                <w:t>1..1</w:t>
              </w:r>
            </w:ins>
          </w:p>
        </w:tc>
      </w:tr>
      <w:tr w:rsidR="00D038A9" w:rsidRPr="00BF6741" w:rsidTr="00BF6741">
        <w:trPr>
          <w:cantSplit/>
          <w:trHeight w:hRule="exact" w:val="78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commentRangeStart w:id="630"/>
            <w:ins w:id="631" w:author="lubrich" w:date="2020-04-01T15:46:00Z">
              <w:r>
                <w:rPr>
                  <w:rFonts w:cs="Arial"/>
                  <w:iCs/>
                  <w:sz w:val="14"/>
                  <w:szCs w:val="14"/>
                </w:rPr>
                <w:t>M</w:t>
              </w:r>
              <w:commentRangeEnd w:id="630"/>
              <w:r>
                <w:rPr>
                  <w:rStyle w:val="Kommentarzeichen"/>
                </w:rPr>
                <w:commentReference w:id="630"/>
              </w:r>
            </w:ins>
            <w:del w:id="632" w:author="lubrich" w:date="2020-04-01T14:49:00Z">
              <w:r w:rsidRPr="00BF6741" w:rsidDel="00594137">
                <w:rPr>
                  <w:rFonts w:cs="Arial"/>
                  <w:iCs/>
                  <w:sz w:val="14"/>
                  <w:szCs w:val="14"/>
                </w:rPr>
                <w:delText>R</w:delText>
              </w:r>
            </w:del>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spatial/ geographical coverage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noProof/>
              </w:rPr>
            </w:pPr>
            <w:proofErr w:type="spellStart"/>
            <w:r w:rsidRPr="00A9323B">
              <w:rPr>
                <w:rFonts w:ascii="Arial" w:hAnsi="Arial" w:cs="Arial"/>
              </w:rPr>
              <w:t>dct:spatial</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dct:Location</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 xml:space="preserve">This property refers to a geographic region that is covered by the Dataset. </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del w:id="633" w:author="lubrich" w:date="2020-04-01T14:50:00Z">
              <w:r w:rsidRPr="00A9323B">
                <w:rPr>
                  <w:rFonts w:ascii="Arial" w:hAnsi="Arial" w:cs="Arial"/>
                </w:rPr>
                <w:delText>0..n</w:delText>
              </w:r>
            </w:del>
            <w:ins w:id="634" w:author="lubrich" w:date="2020-04-01T14:50:00Z">
              <w:r w:rsidRPr="00A9323B">
                <w:rPr>
                  <w:rFonts w:ascii="Arial" w:hAnsi="Arial" w:cs="Arial"/>
                </w:rPr>
                <w:t>1..n</w:t>
              </w:r>
            </w:ins>
          </w:p>
        </w:tc>
      </w:tr>
      <w:tr w:rsidR="00D038A9" w:rsidRPr="00BF6741" w:rsidTr="00BF6741">
        <w:trPr>
          <w:cantSplit/>
          <w:trHeight w:hRule="exact" w:val="78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3.10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R</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temporal coverage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dct:temporal</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dct:PeriodOfTime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refers to a temporal period that the Dataset covers.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240FAD">
        <w:trPr>
          <w:cantSplit/>
          <w:trHeight w:hRule="exact" w:val="293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3.11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ins w:id="635" w:author="lubrich" w:date="2020-04-02T13:12:00Z">
              <w:r>
                <w:rPr>
                  <w:rFonts w:cs="Arial"/>
                  <w:iCs/>
                  <w:sz w:val="14"/>
                  <w:szCs w:val="14"/>
                </w:rPr>
                <w:t>R</w:t>
              </w:r>
            </w:ins>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E01651" w:rsidRDefault="00D038A9" w:rsidP="00E01651">
            <w:pPr>
              <w:pStyle w:val="Tableentry"/>
              <w:jc w:val="left"/>
              <w:rPr>
                <w:rFonts w:ascii="Arial" w:hAnsi="Arial" w:cs="Arial"/>
              </w:rPr>
            </w:pPr>
            <w:commentRangeStart w:id="636"/>
            <w:ins w:id="637" w:author="lubrich" w:date="2020-04-02T13:12:00Z">
              <w:r>
                <w:rPr>
                  <w:rFonts w:ascii="Arial" w:hAnsi="Arial" w:cs="Arial"/>
                </w:rPr>
                <w:t xml:space="preserve">condition </w:t>
              </w:r>
            </w:ins>
            <w:ins w:id="638" w:author="lubrich" w:date="2020-04-02T13:13:00Z">
              <w:r>
                <w:rPr>
                  <w:rFonts w:ascii="Arial" w:hAnsi="Arial" w:cs="Arial"/>
                </w:rPr>
                <w:t>for use</w:t>
              </w:r>
            </w:ins>
            <w:commentRangeEnd w:id="636"/>
            <w:ins w:id="639" w:author="lubrich" w:date="2020-04-02T13:15:00Z">
              <w:r>
                <w:rPr>
                  <w:rStyle w:val="Kommentarzeichen"/>
                  <w:rFonts w:ascii="Arial" w:hAnsi="Arial"/>
                  <w:lang w:eastAsia="fr-FR"/>
                </w:rPr>
                <w:commentReference w:id="636"/>
              </w:r>
            </w:ins>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E01651" w:rsidRDefault="00D038A9" w:rsidP="00240FAD">
            <w:pPr>
              <w:pStyle w:val="Tableentry"/>
              <w:jc w:val="left"/>
              <w:rPr>
                <w:rFonts w:ascii="Arial" w:hAnsi="Arial" w:cs="Arial"/>
                <w:color w:val="FF0000"/>
              </w:rPr>
            </w:pPr>
            <w:proofErr w:type="spellStart"/>
            <w:ins w:id="640" w:author="lubrich" w:date="2020-04-02T13:12:00Z">
              <w:r w:rsidRPr="00E01651">
                <w:rPr>
                  <w:rFonts w:ascii="Arial" w:hAnsi="Arial" w:cs="Arial"/>
                  <w:color w:val="FF0000"/>
                </w:rPr>
                <w:t>dcatnap:</w:t>
              </w:r>
            </w:ins>
            <w:ins w:id="641" w:author="lubrich" w:date="2020-04-02T13:36:00Z">
              <w:r>
                <w:rPr>
                  <w:rFonts w:ascii="Arial" w:hAnsi="Arial" w:cs="Arial"/>
                  <w:color w:val="FF0000"/>
                </w:rPr>
                <w:t>contition</w:t>
              </w:r>
            </w:ins>
            <w:ins w:id="642" w:author="lubrich" w:date="2020-04-02T13:38:00Z">
              <w:r>
                <w:rPr>
                  <w:rFonts w:ascii="Arial" w:hAnsi="Arial" w:cs="Arial"/>
                  <w:color w:val="FF0000"/>
                </w:rPr>
                <w:t>For</w:t>
              </w:r>
            </w:ins>
            <w:ins w:id="643" w:author="lubrich" w:date="2020-04-02T13:36:00Z">
              <w:r>
                <w:rPr>
                  <w:rFonts w:ascii="Arial" w:hAnsi="Arial" w:cs="Arial"/>
                  <w:color w:val="FF0000"/>
                </w:rPr>
                <w:t>Use</w:t>
              </w:r>
            </w:ins>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E01651" w:rsidRDefault="00D038A9" w:rsidP="00C16965">
            <w:pPr>
              <w:pStyle w:val="Tableentry"/>
              <w:jc w:val="left"/>
              <w:rPr>
                <w:rFonts w:ascii="Arial" w:hAnsi="Arial" w:cs="Arial"/>
                <w:color w:val="FF0000"/>
              </w:rPr>
            </w:pPr>
            <w:ins w:id="644" w:author="lubrich" w:date="2020-04-02T13:13:00Z">
              <w:r w:rsidRPr="00E01651">
                <w:rPr>
                  <w:rFonts w:ascii="Arial" w:hAnsi="Arial" w:cs="Arial"/>
                  <w:noProof/>
                </w:rPr>
                <w:t>rdfs:Literal</w:t>
              </w:r>
            </w:ins>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8B5F38" w:rsidRDefault="00D038A9" w:rsidP="00240FAD">
            <w:pPr>
              <w:pStyle w:val="Tableentry"/>
              <w:rPr>
                <w:ins w:id="645" w:author="lubrich" w:date="2020-04-02T13:34:00Z"/>
                <w:rFonts w:ascii="Arial" w:hAnsi="Arial" w:cs="Arial"/>
              </w:rPr>
            </w:pPr>
            <w:ins w:id="646" w:author="lubrich" w:date="2020-04-02T13:16:00Z">
              <w:r w:rsidRPr="00E01651">
                <w:rPr>
                  <w:rFonts w:ascii="Arial" w:hAnsi="Arial" w:cs="Arial"/>
                </w:rPr>
                <w:t xml:space="preserve">This property </w:t>
              </w:r>
              <w:r>
                <w:rPr>
                  <w:rFonts w:ascii="Arial" w:hAnsi="Arial" w:cs="Arial"/>
                </w:rPr>
                <w:t xml:space="preserve">gives detailed information </w:t>
              </w:r>
            </w:ins>
            <w:ins w:id="647" w:author="lubrich" w:date="2020-04-02T13:18:00Z">
              <w:r>
                <w:rPr>
                  <w:rFonts w:ascii="Arial" w:hAnsi="Arial" w:cs="Arial"/>
                </w:rPr>
                <w:t xml:space="preserve">about </w:t>
              </w:r>
            </w:ins>
            <w:ins w:id="648" w:author="lubrich" w:date="2020-04-02T13:16:00Z">
              <w:r w:rsidRPr="008B5F38">
                <w:rPr>
                  <w:rFonts w:ascii="Arial" w:hAnsi="Arial" w:cs="Arial"/>
                </w:rPr>
                <w:t>the condition of use</w:t>
              </w:r>
            </w:ins>
            <w:ins w:id="649" w:author="lubrich" w:date="2020-04-02T13:29:00Z">
              <w:r>
                <w:rPr>
                  <w:rFonts w:ascii="Arial" w:hAnsi="Arial" w:cs="Arial"/>
                </w:rPr>
                <w:t>, as a free text</w:t>
              </w:r>
            </w:ins>
            <w:ins w:id="650" w:author="lubrich" w:date="2020-04-02T13:18:00Z">
              <w:r>
                <w:rPr>
                  <w:rFonts w:ascii="Arial" w:hAnsi="Arial" w:cs="Arial"/>
                </w:rPr>
                <w:t xml:space="preserve"> </w:t>
              </w:r>
            </w:ins>
            <w:ins w:id="651" w:author="lubrich" w:date="2020-04-02T13:29:00Z">
              <w:r>
                <w:rPr>
                  <w:rFonts w:ascii="Arial" w:hAnsi="Arial" w:cs="Arial"/>
                </w:rPr>
                <w:t xml:space="preserve">and </w:t>
              </w:r>
            </w:ins>
            <w:ins w:id="652" w:author="lubrich" w:date="2020-04-02T13:18:00Z">
              <w:r>
                <w:rPr>
                  <w:rFonts w:ascii="Arial" w:hAnsi="Arial" w:cs="Arial"/>
                </w:rPr>
                <w:t>in addition to the property “</w:t>
              </w:r>
              <w:r w:rsidRPr="00E01651">
                <w:rPr>
                  <w:rFonts w:ascii="Arial" w:hAnsi="Arial" w:cs="Arial"/>
                </w:rPr>
                <w:t>access rights</w:t>
              </w:r>
              <w:r w:rsidRPr="008B5F38">
                <w:rPr>
                  <w:rFonts w:ascii="Arial" w:hAnsi="Arial" w:cs="Arial"/>
                </w:rPr>
                <w:t xml:space="preserve"> </w:t>
              </w:r>
              <w:r>
                <w:rPr>
                  <w:rFonts w:ascii="Arial" w:hAnsi="Arial" w:cs="Arial"/>
                </w:rPr>
                <w:t>“.</w:t>
              </w:r>
            </w:ins>
            <w:ins w:id="653" w:author="lubrich" w:date="2020-04-02T13:34:00Z">
              <w:r w:rsidRPr="008B5F38">
                <w:rPr>
                  <w:rFonts w:ascii="Arial" w:hAnsi="Arial" w:cs="Arial"/>
                </w:rPr>
                <w:t>If common terms are used, they may be also referenced here (e.g. open data licences such as CC 0, CC BY 4.0, etc.).</w:t>
              </w:r>
            </w:ins>
          </w:p>
          <w:p w:rsidR="004B2B39" w:rsidRDefault="00D038A9">
            <w:pPr>
              <w:pStyle w:val="Tableentry"/>
              <w:rPr>
                <w:ins w:id="654" w:author="lubrich" w:date="2020-04-02T13:14:00Z"/>
                <w:rFonts w:ascii="Arial" w:hAnsi="Arial" w:cs="Arial"/>
              </w:rPr>
            </w:pPr>
            <w:ins w:id="655" w:author="lubrich" w:date="2020-04-02T13:33:00Z">
              <w:r>
                <w:rPr>
                  <w:rFonts w:ascii="Arial" w:hAnsi="Arial" w:cs="Arial"/>
                </w:rPr>
                <w:t xml:space="preserve">If a </w:t>
              </w:r>
            </w:ins>
            <w:ins w:id="656" w:author="lubrich" w:date="2020-04-02T14:15:00Z">
              <w:r>
                <w:rPr>
                  <w:rFonts w:ascii="Arial" w:hAnsi="Arial" w:cs="Arial"/>
                </w:rPr>
                <w:t xml:space="preserve">concrete </w:t>
              </w:r>
            </w:ins>
            <w:ins w:id="657" w:author="lubrich" w:date="2020-04-02T13:33:00Z">
              <w:r>
                <w:rPr>
                  <w:rFonts w:ascii="Arial" w:hAnsi="Arial" w:cs="Arial"/>
                </w:rPr>
                <w:t>(</w:t>
              </w:r>
            </w:ins>
            <w:ins w:id="658" w:author="lubrich" w:date="2020-04-02T13:16:00Z">
              <w:r w:rsidRPr="008B5F38">
                <w:rPr>
                  <w:rFonts w:ascii="Arial" w:hAnsi="Arial" w:cs="Arial"/>
                </w:rPr>
                <w:t>sample</w:t>
              </w:r>
            </w:ins>
            <w:ins w:id="659" w:author="lubrich" w:date="2020-04-02T13:34:00Z">
              <w:r>
                <w:rPr>
                  <w:rFonts w:ascii="Arial" w:hAnsi="Arial" w:cs="Arial"/>
                </w:rPr>
                <w:t>)</w:t>
              </w:r>
            </w:ins>
            <w:ins w:id="660" w:author="lubrich" w:date="2020-04-02T13:16:00Z">
              <w:r w:rsidRPr="008B5F38">
                <w:rPr>
                  <w:rFonts w:ascii="Arial" w:hAnsi="Arial" w:cs="Arial"/>
                </w:rPr>
                <w:t xml:space="preserve"> contract or terms of </w:t>
              </w:r>
            </w:ins>
            <w:ins w:id="661" w:author="lubrich" w:date="2020-04-02T13:34:00Z">
              <w:r>
                <w:rPr>
                  <w:rFonts w:ascii="Arial" w:hAnsi="Arial" w:cs="Arial"/>
                </w:rPr>
                <w:t>are</w:t>
              </w:r>
            </w:ins>
            <w:ins w:id="662" w:author="lubrich" w:date="2020-04-02T13:16:00Z">
              <w:r w:rsidRPr="008B5F38">
                <w:rPr>
                  <w:rFonts w:ascii="Arial" w:hAnsi="Arial" w:cs="Arial"/>
                </w:rPr>
                <w:t xml:space="preserve"> </w:t>
              </w:r>
            </w:ins>
            <w:ins w:id="663" w:author="lubrich" w:date="2020-04-02T13:36:00Z">
              <w:r>
                <w:rPr>
                  <w:rFonts w:ascii="Arial" w:hAnsi="Arial" w:cs="Arial"/>
                </w:rPr>
                <w:t>to b</w:t>
              </w:r>
            </w:ins>
            <w:ins w:id="664" w:author="lubrich" w:date="2020-04-02T14:17:00Z">
              <w:r>
                <w:rPr>
                  <w:rFonts w:ascii="Arial" w:hAnsi="Arial" w:cs="Arial"/>
                </w:rPr>
                <w:t>e</w:t>
              </w:r>
            </w:ins>
            <w:ins w:id="665" w:author="lubrich" w:date="2020-04-02T13:36:00Z">
              <w:r>
                <w:rPr>
                  <w:rFonts w:ascii="Arial" w:hAnsi="Arial" w:cs="Arial"/>
                </w:rPr>
                <w:t xml:space="preserve"> </w:t>
              </w:r>
            </w:ins>
            <w:ins w:id="666" w:author="lubrich" w:date="2020-04-02T13:16:00Z">
              <w:r w:rsidRPr="008B5F38">
                <w:rPr>
                  <w:rFonts w:ascii="Arial" w:hAnsi="Arial" w:cs="Arial"/>
                </w:rPr>
                <w:t>provided,</w:t>
              </w:r>
            </w:ins>
            <w:ins w:id="667" w:author="lubrich" w:date="2020-04-02T13:34:00Z">
              <w:r>
                <w:rPr>
                  <w:rFonts w:ascii="Arial" w:hAnsi="Arial" w:cs="Arial"/>
                </w:rPr>
                <w:t xml:space="preserve"> e.g. </w:t>
              </w:r>
            </w:ins>
            <w:ins w:id="668" w:author="lubrich" w:date="2020-04-02T13:35:00Z">
              <w:r>
                <w:rPr>
                  <w:rFonts w:ascii="Arial" w:hAnsi="Arial" w:cs="Arial"/>
                </w:rPr>
                <w:t>as</w:t>
              </w:r>
            </w:ins>
            <w:ins w:id="669" w:author="lubrich" w:date="2020-04-02T13:16:00Z">
              <w:r w:rsidRPr="008B5F38">
                <w:rPr>
                  <w:rFonts w:ascii="Arial" w:hAnsi="Arial" w:cs="Arial"/>
                </w:rPr>
                <w:t xml:space="preserve"> an URL to a PDF</w:t>
              </w:r>
            </w:ins>
            <w:ins w:id="670" w:author="lubrich" w:date="2020-04-02T13:36:00Z">
              <w:r>
                <w:rPr>
                  <w:rFonts w:ascii="Arial" w:hAnsi="Arial" w:cs="Arial"/>
                </w:rPr>
                <w:t>, s</w:t>
              </w:r>
            </w:ins>
            <w:ins w:id="671" w:author="lubrich" w:date="2020-04-02T13:35:00Z">
              <w:r>
                <w:rPr>
                  <w:rFonts w:ascii="Arial" w:hAnsi="Arial" w:cs="Arial"/>
                </w:rPr>
                <w:t xml:space="preserve">uch documents may be made </w:t>
              </w:r>
            </w:ins>
            <w:ins w:id="672" w:author="lubrich" w:date="2020-04-02T13:16:00Z">
              <w:r w:rsidRPr="008B5F38">
                <w:rPr>
                  <w:rFonts w:ascii="Arial" w:hAnsi="Arial" w:cs="Arial"/>
                </w:rPr>
                <w:t>accessible</w:t>
              </w:r>
            </w:ins>
            <w:ins w:id="673" w:author="lubrich" w:date="2020-04-02T13:35:00Z">
              <w:r>
                <w:rPr>
                  <w:rFonts w:ascii="Arial" w:hAnsi="Arial" w:cs="Arial"/>
                </w:rPr>
                <w:t xml:space="preserve"> via the property “</w:t>
              </w:r>
            </w:ins>
            <w:ins w:id="674" w:author="lubrich" w:date="2020-04-02T13:37:00Z">
              <w:r>
                <w:rPr>
                  <w:rFonts w:ascii="Arial" w:hAnsi="Arial" w:cs="Arial"/>
                </w:rPr>
                <w:t>licence”</w:t>
              </w:r>
            </w:ins>
            <w:ins w:id="675" w:author="lubrich" w:date="2020-04-02T13:16:00Z">
              <w:r w:rsidRPr="008B5F38">
                <w:rPr>
                  <w:rFonts w:ascii="Arial" w:hAnsi="Arial" w:cs="Arial"/>
                </w:rPr>
                <w:t>.</w:t>
              </w:r>
            </w:ins>
          </w:p>
          <w:p w:rsidR="00D038A9" w:rsidRPr="00E01651" w:rsidRDefault="00D038A9" w:rsidP="001159B4">
            <w:pPr>
              <w:pStyle w:val="Tableentry"/>
              <w:jc w:val="left"/>
              <w:rPr>
                <w:rFonts w:ascii="Arial" w:hAnsi="Arial" w:cs="Arial"/>
              </w:rPr>
            </w:pPr>
            <w:ins w:id="676" w:author="lubrich" w:date="2020-04-02T13:12:00Z">
              <w:r>
                <w:rPr>
                  <w:rFonts w:ascii="Arial" w:hAnsi="Arial" w:cs="Arial"/>
                </w:rPr>
                <w:t>Corresponds to CMC element 2.2.</w:t>
              </w:r>
            </w:ins>
            <w:ins w:id="677" w:author="lubrich" w:date="2020-04-02T13:13:00Z">
              <w:r>
                <w:rPr>
                  <w:rFonts w:ascii="Arial" w:hAnsi="Arial" w:cs="Arial"/>
                </w:rPr>
                <w:t>7</w:t>
              </w:r>
            </w:ins>
            <w:ins w:id="678" w:author="lubrich" w:date="2020-04-02T13:12:00Z">
              <w:r>
                <w:rPr>
                  <w:rFonts w:ascii="Arial" w:hAnsi="Arial" w:cs="Arial"/>
                </w:rPr>
                <w:t>.</w:t>
              </w:r>
            </w:ins>
            <w:ins w:id="679" w:author="lubrich" w:date="2020-04-02T13:13:00Z">
              <w:r>
                <w:rPr>
                  <w:rFonts w:ascii="Arial" w:hAnsi="Arial" w:cs="Arial"/>
                </w:rPr>
                <w:t>2</w:t>
              </w:r>
            </w:ins>
            <w:ins w:id="680" w:author="lubrich" w:date="2020-04-02T13:12:00Z">
              <w:r w:rsidRPr="00BF6741">
                <w:rPr>
                  <w:rFonts w:ascii="Arial" w:hAnsi="Arial" w:cs="Arial"/>
                </w:rPr>
                <w:t xml:space="preserve"> </w:t>
              </w:r>
            </w:ins>
            <w:ins w:id="681" w:author="lubrich" w:date="2020-04-02T13:13:00Z">
              <w:r>
                <w:rPr>
                  <w:rFonts w:ascii="Arial" w:hAnsi="Arial" w:cs="Arial"/>
                </w:rPr>
                <w:t>Condition for Use</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E01651" w:rsidRDefault="00D038A9" w:rsidP="00E01651">
            <w:pPr>
              <w:pStyle w:val="Tableentry"/>
              <w:jc w:val="left"/>
              <w:rPr>
                <w:rFonts w:ascii="Arial" w:hAnsi="Arial" w:cs="Arial"/>
              </w:rPr>
            </w:pPr>
            <w:ins w:id="682" w:author="lubrich" w:date="2020-04-02T13:15:00Z">
              <w:r>
                <w:rPr>
                  <w:rFonts w:ascii="Arial" w:hAnsi="Arial" w:cs="Arial"/>
                </w:rPr>
                <w:t>0..1</w:t>
              </w:r>
            </w:ins>
          </w:p>
        </w:tc>
      </w:tr>
      <w:tr w:rsidR="00D038A9" w:rsidRPr="00BF6741" w:rsidTr="009332A0">
        <w:trPr>
          <w:cantSplit/>
          <w:trHeight w:hRule="exact" w:val="164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9332A0" w:rsidRDefault="004B2B39" w:rsidP="009332A0">
            <w:pPr>
              <w:pStyle w:val="Paragraphe"/>
              <w:spacing w:after="0" w:line="240" w:lineRule="auto"/>
              <w:ind w:left="0"/>
              <w:jc w:val="left"/>
              <w:rPr>
                <w:rFonts w:cs="Arial"/>
                <w:iCs/>
                <w:sz w:val="14"/>
                <w:szCs w:val="14"/>
              </w:rPr>
            </w:pPr>
            <w:r>
              <w:rPr>
                <w:rFonts w:cs="Arial"/>
                <w:iCs/>
                <w:sz w:val="14"/>
                <w:szCs w:val="14"/>
              </w:rPr>
              <w:t>3.12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9332A0" w:rsidRDefault="00D038A9" w:rsidP="009332A0">
            <w:pPr>
              <w:pStyle w:val="Paragraphe"/>
              <w:spacing w:after="0" w:line="240" w:lineRule="auto"/>
              <w:ind w:left="0"/>
              <w:jc w:val="left"/>
              <w:rPr>
                <w:rFonts w:cs="Arial"/>
                <w:iCs/>
                <w:sz w:val="14"/>
                <w:szCs w:val="14"/>
              </w:rPr>
            </w:pPr>
            <w:ins w:id="683" w:author="lubrich" w:date="2020-04-02T14:16:00Z">
              <w:r w:rsidRPr="009332A0">
                <w:rPr>
                  <w:rFonts w:cs="Arial"/>
                  <w:iCs/>
                  <w:sz w:val="14"/>
                  <w:szCs w:val="14"/>
                </w:rPr>
                <w:t>R</w:t>
              </w:r>
            </w:ins>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9332A0" w:rsidRDefault="00A9323B" w:rsidP="009332A0">
            <w:pPr>
              <w:pStyle w:val="Tableentry"/>
              <w:jc w:val="left"/>
              <w:rPr>
                <w:rFonts w:ascii="Arial" w:hAnsi="Arial" w:cs="Arial"/>
              </w:rPr>
            </w:pPr>
            <w:commentRangeStart w:id="684"/>
            <w:ins w:id="685" w:author="lubrich" w:date="2020-04-02T14:16:00Z">
              <w:r w:rsidRPr="00A9323B">
                <w:rPr>
                  <w:rFonts w:ascii="Arial" w:hAnsi="Arial" w:cs="Arial"/>
                </w:rPr>
                <w:t>licence</w:t>
              </w:r>
            </w:ins>
            <w:commentRangeEnd w:id="684"/>
            <w:ins w:id="686" w:author="lubrich" w:date="2020-04-02T14:19:00Z">
              <w:r w:rsidR="002F3BC5" w:rsidRPr="002F3BC5">
                <w:rPr>
                  <w:rStyle w:val="Kommentarzeichen"/>
                  <w:rFonts w:ascii="Arial" w:hAnsi="Arial" w:cs="Arial"/>
                  <w:sz w:val="14"/>
                  <w:szCs w:val="14"/>
                  <w:lang w:eastAsia="fr-FR"/>
                </w:rPr>
                <w:commentReference w:id="684"/>
              </w:r>
            </w:ins>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9332A0" w:rsidRDefault="00A9323B" w:rsidP="009332A0">
            <w:pPr>
              <w:pStyle w:val="Tableentry"/>
              <w:jc w:val="left"/>
              <w:rPr>
                <w:rFonts w:ascii="Arial" w:hAnsi="Arial" w:cs="Arial"/>
                <w:color w:val="FF0000"/>
              </w:rPr>
            </w:pPr>
            <w:ins w:id="687" w:author="lubrich" w:date="2020-04-02T14:16:00Z">
              <w:r w:rsidRPr="00A9323B">
                <w:rPr>
                  <w:rFonts w:ascii="Arial" w:hAnsi="Arial" w:cs="Arial"/>
                  <w:noProof/>
                </w:rPr>
                <w:t>dct</w:t>
              </w:r>
              <w:r w:rsidRPr="00A9323B">
                <w:rPr>
                  <w:rFonts w:ascii="Arial" w:hAnsi="Arial" w:cs="Arial"/>
                </w:rPr>
                <w:t>:license</w:t>
              </w:r>
            </w:ins>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9332A0" w:rsidRDefault="00A9323B" w:rsidP="009332A0">
            <w:pPr>
              <w:pStyle w:val="Tableentry"/>
              <w:jc w:val="left"/>
              <w:rPr>
                <w:rFonts w:ascii="Arial" w:hAnsi="Arial" w:cs="Arial"/>
                <w:noProof/>
              </w:rPr>
            </w:pPr>
            <w:ins w:id="688" w:author="lubrich" w:date="2020-04-02T14:16:00Z">
              <w:r w:rsidRPr="00A9323B">
                <w:rPr>
                  <w:rFonts w:ascii="Arial" w:hAnsi="Arial" w:cs="Arial"/>
                  <w:noProof/>
                </w:rPr>
                <w:t>dct</w:t>
              </w:r>
              <w:r w:rsidRPr="00A9323B">
                <w:rPr>
                  <w:rFonts w:ascii="Arial" w:hAnsi="Arial" w:cs="Arial"/>
                </w:rPr>
                <w:t>:</w:t>
              </w:r>
              <w:proofErr w:type="spellStart"/>
              <w:r w:rsidRPr="00A9323B">
                <w:rPr>
                  <w:rFonts w:ascii="Arial" w:hAnsi="Arial" w:cs="Arial"/>
                </w:rPr>
                <w:t>LicenseDocument</w:t>
              </w:r>
            </w:ins>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689" w:author="lubrich" w:date="2020-04-02T14:17:00Z"/>
                <w:rFonts w:ascii="Arial" w:hAnsi="Arial" w:cs="Arial"/>
              </w:rPr>
            </w:pPr>
            <w:ins w:id="690" w:author="lubrich" w:date="2020-04-02T14:16:00Z">
              <w:r w:rsidRPr="00A9323B">
                <w:rPr>
                  <w:rFonts w:ascii="Arial" w:hAnsi="Arial" w:cs="Arial"/>
                </w:rPr>
                <w:t>This property refers to the licence under which the Distribution is made available.</w:t>
              </w:r>
            </w:ins>
          </w:p>
          <w:p w:rsidR="004B2B39" w:rsidRDefault="00D038A9">
            <w:pPr>
              <w:pStyle w:val="Tableentry"/>
              <w:jc w:val="left"/>
              <w:rPr>
                <w:ins w:id="691" w:author="lubrich" w:date="2020-04-02T14:19:00Z"/>
                <w:rFonts w:ascii="Arial" w:hAnsi="Arial" w:cs="Arial"/>
              </w:rPr>
            </w:pPr>
            <w:ins w:id="692" w:author="lubrich" w:date="2020-04-02T14:17:00Z">
              <w:r w:rsidRPr="009332A0">
                <w:rPr>
                  <w:rFonts w:ascii="Arial" w:hAnsi="Arial" w:cs="Arial"/>
                </w:rPr>
                <w:t>It refers to a concrete (sample) contract or terms, in addition to the property</w:t>
              </w:r>
            </w:ins>
            <w:ins w:id="693" w:author="lubrich" w:date="2020-04-02T14:18:00Z">
              <w:r w:rsidRPr="009332A0">
                <w:rPr>
                  <w:rFonts w:ascii="Arial" w:hAnsi="Arial" w:cs="Arial"/>
                </w:rPr>
                <w:t xml:space="preserve"> “condition for use”</w:t>
              </w:r>
            </w:ins>
          </w:p>
          <w:p w:rsidR="004B2B39" w:rsidRDefault="00D038A9">
            <w:pPr>
              <w:pStyle w:val="Tableentry"/>
              <w:jc w:val="left"/>
              <w:rPr>
                <w:rFonts w:ascii="Arial" w:hAnsi="Arial" w:cs="Arial"/>
              </w:rPr>
            </w:pPr>
            <w:ins w:id="694" w:author="lubrich" w:date="2020-04-02T14:19:00Z">
              <w:r w:rsidRPr="009332A0">
                <w:rPr>
                  <w:rFonts w:ascii="Arial" w:hAnsi="Arial" w:cs="Arial"/>
                </w:rPr>
                <w:t xml:space="preserve">Corresponds to CMC element 2.2.7.2 </w:t>
              </w:r>
              <w:r w:rsidR="00A9323B" w:rsidRPr="00A9323B">
                <w:rPr>
                  <w:rFonts w:ascii="Arial" w:hAnsi="Arial" w:cs="Arial"/>
                </w:rPr>
                <w:t>Condition for Use</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9332A0" w:rsidRDefault="00A9323B" w:rsidP="009332A0">
            <w:pPr>
              <w:pStyle w:val="Tableentry"/>
              <w:jc w:val="left"/>
              <w:rPr>
                <w:rFonts w:ascii="Arial" w:hAnsi="Arial" w:cs="Arial"/>
              </w:rPr>
            </w:pPr>
            <w:ins w:id="695" w:author="lubrich" w:date="2020-04-02T14:16:00Z">
              <w:r w:rsidRPr="00A9323B">
                <w:rPr>
                  <w:rFonts w:ascii="Arial" w:hAnsi="Arial" w:cs="Arial"/>
                </w:rPr>
                <w:t>0..1</w:t>
              </w:r>
            </w:ins>
          </w:p>
        </w:tc>
      </w:tr>
      <w:tr w:rsidR="00D038A9" w:rsidRPr="00BF6741" w:rsidTr="00220DC7">
        <w:trPr>
          <w:cantSplit/>
          <w:trHeight w:hRule="exact" w:val="660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lastRenderedPageBreak/>
              <w:t>3.13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8F63EA">
            <w:pPr>
              <w:pStyle w:val="Paragraphe"/>
              <w:spacing w:after="0" w:line="240" w:lineRule="auto"/>
              <w:ind w:left="0"/>
              <w:jc w:val="left"/>
              <w:rPr>
                <w:rFonts w:cs="Arial"/>
                <w:iCs/>
                <w:sz w:val="14"/>
                <w:szCs w:val="14"/>
              </w:rPr>
            </w:pPr>
            <w:commentRangeStart w:id="696"/>
            <w:ins w:id="697" w:author="lubrich" w:date="2020-04-02T11:55:00Z">
              <w:r>
                <w:rPr>
                  <w:rFonts w:cs="Arial"/>
                  <w:iCs/>
                  <w:sz w:val="14"/>
                  <w:szCs w:val="14"/>
                </w:rPr>
                <w:t>M</w:t>
              </w:r>
            </w:ins>
            <w:commentRangeEnd w:id="696"/>
            <w:ins w:id="698" w:author="lubrich" w:date="2020-04-02T11:56:00Z">
              <w:r>
                <w:rPr>
                  <w:rStyle w:val="Kommentarzeichen"/>
                </w:rPr>
                <w:commentReference w:id="696"/>
              </w:r>
            </w:ins>
            <w:del w:id="699" w:author="lubrich" w:date="2020-04-02T11:55:00Z">
              <w:r w:rsidRPr="00BF6741" w:rsidDel="008F63EA">
                <w:rPr>
                  <w:rFonts w:cs="Arial"/>
                  <w:iCs/>
                  <w:sz w:val="14"/>
                  <w:szCs w:val="14"/>
                </w:rPr>
                <w:delText>R</w:delText>
              </w:r>
            </w:del>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theme/ category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dcat</w:t>
            </w:r>
            <w:r w:rsidRPr="00A9323B">
              <w:rPr>
                <w:rFonts w:ascii="Arial" w:hAnsi="Arial" w:cs="Arial"/>
              </w:rPr>
              <w:t xml:space="preserve">:theme, </w:t>
            </w:r>
            <w:r w:rsidRPr="00A9323B">
              <w:rPr>
                <w:rFonts w:ascii="Arial" w:hAnsi="Arial" w:cs="Arial"/>
                <w:noProof/>
              </w:rPr>
              <w:t>subproperty</w:t>
            </w:r>
            <w:r w:rsidRPr="00A9323B">
              <w:rPr>
                <w:rFonts w:ascii="Arial" w:hAnsi="Arial" w:cs="Arial"/>
              </w:rPr>
              <w:t xml:space="preserve"> of </w:t>
            </w:r>
            <w:proofErr w:type="spellStart"/>
            <w:r w:rsidRPr="00A9323B">
              <w:rPr>
                <w:rFonts w:ascii="Arial" w:hAnsi="Arial" w:cs="Arial"/>
                <w:noProof/>
              </w:rPr>
              <w:t>dct</w:t>
            </w:r>
            <w:r w:rsidRPr="00A9323B">
              <w:rPr>
                <w:rFonts w:ascii="Arial" w:hAnsi="Arial" w:cs="Arial"/>
              </w:rPr>
              <w:t>:subject</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skos</w:t>
            </w:r>
            <w:r w:rsidRPr="00A9323B">
              <w:rPr>
                <w:rFonts w:ascii="Arial" w:hAnsi="Arial" w:cs="Arial"/>
              </w:rPr>
              <w:t>:Concept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700" w:author="lubrich" w:date="2020-04-02T12:05:00Z"/>
                <w:rFonts w:ascii="Arial" w:hAnsi="Arial" w:cs="Arial"/>
              </w:rPr>
            </w:pPr>
            <w:r w:rsidRPr="00A9323B">
              <w:rPr>
                <w:rFonts w:ascii="Arial" w:hAnsi="Arial" w:cs="Arial"/>
              </w:rPr>
              <w:t xml:space="preserve">This property refers to a category of the Dataset. </w:t>
            </w:r>
            <w:ins w:id="701" w:author="lubrich" w:date="2020-04-02T12:06:00Z">
              <w:r w:rsidR="00D038A9">
                <w:rPr>
                  <w:rFonts w:ascii="Arial" w:hAnsi="Arial" w:cs="Arial"/>
                </w:rPr>
                <w:t xml:space="preserve">A </w:t>
              </w:r>
              <w:r w:rsidR="00D038A9" w:rsidRPr="008F63EA">
                <w:rPr>
                  <w:rFonts w:ascii="Arial" w:hAnsi="Arial" w:cs="Arial"/>
                </w:rPr>
                <w:t>category is important for data seekers who are interested for a particular type of data.</w:t>
              </w:r>
              <w:r w:rsidR="00D038A9">
                <w:rPr>
                  <w:rFonts w:ascii="Arial" w:hAnsi="Arial" w:cs="Arial"/>
                </w:rPr>
                <w:t xml:space="preserve"> </w:t>
              </w:r>
            </w:ins>
            <w:r w:rsidRPr="00A9323B">
              <w:rPr>
                <w:rFonts w:ascii="Arial" w:hAnsi="Arial" w:cs="Arial"/>
              </w:rPr>
              <w:t>A Dataset may be associated with multiple themes.</w:t>
            </w:r>
          </w:p>
          <w:p w:rsidR="004B2B39" w:rsidRDefault="00D038A9">
            <w:pPr>
              <w:pStyle w:val="Tableentry"/>
              <w:jc w:val="left"/>
              <w:rPr>
                <w:ins w:id="702" w:author="lubrich" w:date="2020-04-02T12:03:00Z"/>
                <w:rFonts w:ascii="Arial" w:hAnsi="Arial" w:cs="Arial"/>
              </w:rPr>
            </w:pPr>
            <w:ins w:id="703" w:author="lubrich" w:date="2020-04-02T11:56:00Z">
              <w:r>
                <w:rPr>
                  <w:rFonts w:ascii="Arial" w:hAnsi="Arial" w:cs="Arial"/>
                </w:rPr>
                <w:t xml:space="preserve">Following </w:t>
              </w:r>
            </w:ins>
            <w:ins w:id="704" w:author="lubrich" w:date="2020-04-02T11:57:00Z">
              <w:r>
                <w:rPr>
                  <w:rFonts w:ascii="Arial" w:hAnsi="Arial" w:cs="Arial"/>
                </w:rPr>
                <w:t xml:space="preserve">an usage note from </w:t>
              </w:r>
            </w:ins>
            <w:proofErr w:type="spellStart"/>
            <w:ins w:id="705" w:author="lubrich" w:date="2020-04-02T11:56:00Z">
              <w:r>
                <w:rPr>
                  <w:rFonts w:ascii="Arial" w:hAnsi="Arial" w:cs="Arial"/>
                </w:rPr>
                <w:t>GeoDCAT</w:t>
              </w:r>
              <w:proofErr w:type="spellEnd"/>
              <w:r>
                <w:rPr>
                  <w:rFonts w:ascii="Arial" w:hAnsi="Arial" w:cs="Arial"/>
                </w:rPr>
                <w:t>-AP</w:t>
              </w:r>
            </w:ins>
            <w:ins w:id="706" w:author="lubrich" w:date="2020-04-02T11:57:00Z">
              <w:r>
                <w:rPr>
                  <w:rFonts w:ascii="Arial" w:hAnsi="Arial" w:cs="Arial"/>
                </w:rPr>
                <w:t xml:space="preserve"> (see section II.8), key</w:t>
              </w:r>
            </w:ins>
            <w:ins w:id="707" w:author="lubrich" w:date="2020-04-02T11:59:00Z">
              <w:r>
                <w:rPr>
                  <w:rFonts w:ascii="Arial" w:hAnsi="Arial" w:cs="Arial"/>
                </w:rPr>
                <w:t xml:space="preserve"> words from controlled vocabularies should be expressed with </w:t>
              </w:r>
              <w:proofErr w:type="spellStart"/>
              <w:r>
                <w:rPr>
                  <w:rFonts w:ascii="Arial" w:hAnsi="Arial" w:cs="Arial"/>
                </w:rPr>
                <w:t>dcat</w:t>
              </w:r>
              <w:proofErr w:type="gramStart"/>
              <w:r>
                <w:rPr>
                  <w:rFonts w:ascii="Arial" w:hAnsi="Arial" w:cs="Arial"/>
                </w:rPr>
                <w:t>:theme</w:t>
              </w:r>
              <w:proofErr w:type="spellEnd"/>
              <w:proofErr w:type="gramEnd"/>
              <w:r>
                <w:rPr>
                  <w:rFonts w:ascii="Arial" w:hAnsi="Arial" w:cs="Arial"/>
                </w:rPr>
                <w:t xml:space="preserve">. </w:t>
              </w:r>
            </w:ins>
          </w:p>
          <w:p w:rsidR="004B2B39" w:rsidRDefault="00D038A9">
            <w:pPr>
              <w:pStyle w:val="Tableentry"/>
              <w:jc w:val="left"/>
              <w:rPr>
                <w:ins w:id="708" w:author="lubrich" w:date="2020-04-02T12:02:00Z"/>
                <w:rFonts w:ascii="Arial" w:hAnsi="Arial" w:cs="Arial"/>
              </w:rPr>
            </w:pPr>
            <w:ins w:id="709" w:author="lubrich" w:date="2020-04-02T12:00:00Z">
              <w:r>
                <w:rPr>
                  <w:rFonts w:ascii="Arial" w:hAnsi="Arial" w:cs="Arial"/>
                </w:rPr>
                <w:t xml:space="preserve">The </w:t>
              </w:r>
            </w:ins>
            <w:ins w:id="710" w:author="lubrich" w:date="2020-04-02T12:21:00Z">
              <w:r>
                <w:rPr>
                  <w:rFonts w:ascii="Arial" w:hAnsi="Arial" w:cs="Arial"/>
                </w:rPr>
                <w:t>CMC</w:t>
              </w:r>
            </w:ins>
            <w:ins w:id="711" w:author="lubrich" w:date="2020-04-02T12:00:00Z">
              <w:r>
                <w:rPr>
                  <w:rFonts w:ascii="Arial" w:hAnsi="Arial" w:cs="Arial"/>
                </w:rPr>
                <w:t xml:space="preserve"> has introduced such </w:t>
              </w:r>
            </w:ins>
            <w:ins w:id="712" w:author="lubrich" w:date="2020-04-02T12:01:00Z">
              <w:r>
                <w:rPr>
                  <w:rFonts w:ascii="Arial" w:hAnsi="Arial" w:cs="Arial"/>
                </w:rPr>
                <w:t xml:space="preserve">controlled vocabularies as </w:t>
              </w:r>
            </w:ins>
            <w:ins w:id="713" w:author="lubrich" w:date="2020-04-02T12:02:00Z">
              <w:r w:rsidRPr="008F63EA">
                <w:rPr>
                  <w:rFonts w:ascii="Arial" w:hAnsi="Arial" w:cs="Arial"/>
                </w:rPr>
                <w:t>a two-hierarchy category description:</w:t>
              </w:r>
            </w:ins>
          </w:p>
          <w:p w:rsidR="00D038A9" w:rsidRPr="008F63EA" w:rsidRDefault="00D038A9" w:rsidP="008F63EA">
            <w:pPr>
              <w:pStyle w:val="Tableentry"/>
              <w:rPr>
                <w:ins w:id="714" w:author="lubrich" w:date="2020-04-02T12:02:00Z"/>
                <w:rFonts w:ascii="Arial" w:hAnsi="Arial" w:cs="Arial"/>
              </w:rPr>
            </w:pPr>
            <w:ins w:id="715" w:author="lubrich" w:date="2020-04-02T12:02:00Z">
              <w:r w:rsidRPr="008F63EA">
                <w:rPr>
                  <w:rFonts w:ascii="Arial" w:hAnsi="Arial" w:cs="Arial"/>
                </w:rPr>
                <w:t>•</w:t>
              </w:r>
              <w:r w:rsidRPr="008F63EA">
                <w:rPr>
                  <w:rFonts w:ascii="Arial" w:hAnsi="Arial" w:cs="Arial"/>
                </w:rPr>
                <w:tab/>
                <w:t xml:space="preserve">“Dataset type category”: mandatory, only one selection possible </w:t>
              </w:r>
            </w:ins>
          </w:p>
          <w:p w:rsidR="00D038A9" w:rsidRPr="008F63EA" w:rsidRDefault="00D038A9" w:rsidP="008F63EA">
            <w:pPr>
              <w:pStyle w:val="Tableentry"/>
              <w:rPr>
                <w:ins w:id="716" w:author="lubrich" w:date="2020-04-02T12:02:00Z"/>
                <w:rFonts w:ascii="Arial" w:hAnsi="Arial" w:cs="Arial"/>
              </w:rPr>
            </w:pPr>
            <w:ins w:id="717" w:author="lubrich" w:date="2020-04-02T12:02:00Z">
              <w:r w:rsidRPr="008F63EA">
                <w:rPr>
                  <w:rFonts w:ascii="Arial" w:hAnsi="Arial" w:cs="Arial"/>
                </w:rPr>
                <w:t>•</w:t>
              </w:r>
              <w:r w:rsidRPr="008F63EA">
                <w:rPr>
                  <w:rFonts w:ascii="Arial" w:hAnsi="Arial" w:cs="Arial"/>
                </w:rPr>
                <w:tab/>
                <w:t>“Dataset detailed description”: optional, multiple-selections possible</w:t>
              </w:r>
            </w:ins>
          </w:p>
          <w:p w:rsidR="004B2B39" w:rsidRDefault="00D038A9">
            <w:pPr>
              <w:pStyle w:val="Tableentry"/>
              <w:jc w:val="left"/>
              <w:rPr>
                <w:ins w:id="718" w:author="lubrich" w:date="2020-04-02T12:08:00Z"/>
                <w:rFonts w:ascii="Arial" w:hAnsi="Arial" w:cs="Arial"/>
              </w:rPr>
            </w:pPr>
            <w:ins w:id="719" w:author="lubrich" w:date="2020-04-02T12:02:00Z">
              <w:r w:rsidRPr="008F63EA">
                <w:rPr>
                  <w:rFonts w:ascii="Arial" w:hAnsi="Arial" w:cs="Arial"/>
                </w:rPr>
                <w:t>This means the data provider would select one generic option of a “Dataset type category” first, and then optionally concretise this with one or more options of “Dataset detailed description”.</w:t>
              </w:r>
            </w:ins>
          </w:p>
          <w:p w:rsidR="004B2B39" w:rsidRDefault="004B2B39">
            <w:pPr>
              <w:pStyle w:val="Tableentry"/>
              <w:jc w:val="left"/>
              <w:rPr>
                <w:ins w:id="720" w:author="lubrich" w:date="2020-04-02T12:08:00Z"/>
                <w:rFonts w:ascii="Arial" w:hAnsi="Arial" w:cs="Arial"/>
              </w:rPr>
            </w:pPr>
          </w:p>
          <w:p w:rsidR="004B2B39" w:rsidRDefault="00D038A9">
            <w:pPr>
              <w:pStyle w:val="Tableentry"/>
              <w:jc w:val="left"/>
              <w:rPr>
                <w:ins w:id="721" w:author="lubrich" w:date="2020-04-02T12:30:00Z"/>
                <w:rFonts w:ascii="Arial" w:hAnsi="Arial" w:cs="Arial"/>
              </w:rPr>
            </w:pPr>
            <w:ins w:id="722" w:author="lubrich" w:date="2020-04-02T12:08:00Z">
              <w:r>
                <w:rPr>
                  <w:rFonts w:ascii="Arial" w:hAnsi="Arial" w:cs="Arial"/>
                </w:rPr>
                <w:t>These</w:t>
              </w:r>
            </w:ins>
            <w:ins w:id="723" w:author="lubrich" w:date="2020-04-02T12:09:00Z">
              <w:r>
                <w:rPr>
                  <w:rFonts w:ascii="Arial" w:hAnsi="Arial" w:cs="Arial"/>
                </w:rPr>
                <w:t xml:space="preserve"> </w:t>
              </w:r>
            </w:ins>
            <w:ins w:id="724" w:author="lubrich" w:date="2020-04-02T12:08:00Z">
              <w:r>
                <w:rPr>
                  <w:rFonts w:ascii="Arial" w:hAnsi="Arial" w:cs="Arial"/>
                </w:rPr>
                <w:t>category descriptions are used as a controlled vocabulary, see section x.</w:t>
              </w:r>
            </w:ins>
          </w:p>
          <w:p w:rsidR="004B2B39" w:rsidRDefault="00D038A9">
            <w:pPr>
              <w:pStyle w:val="Tableentry"/>
              <w:jc w:val="left"/>
              <w:rPr>
                <w:ins w:id="725" w:author="lubrich" w:date="2020-04-02T12:10:00Z"/>
                <w:rFonts w:ascii="Arial" w:hAnsi="Arial" w:cs="Arial"/>
              </w:rPr>
            </w:pPr>
            <w:ins w:id="726" w:author="lubrich" w:date="2020-04-02T12:30:00Z">
              <w:r>
                <w:rPr>
                  <w:rFonts w:ascii="Arial" w:hAnsi="Arial" w:cs="Arial"/>
                </w:rPr>
                <w:t xml:space="preserve">In addition, another controlled vocabulary </w:t>
              </w:r>
              <w:r w:rsidRPr="00220DC7">
                <w:rPr>
                  <w:rFonts w:ascii="Arial" w:hAnsi="Arial" w:cs="Arial"/>
                </w:rPr>
                <w:t xml:space="preserve">"MDR data theme" </w:t>
              </w:r>
            </w:ins>
            <w:ins w:id="727" w:author="lubrich" w:date="2020-04-02T12:31:00Z">
              <w:r>
                <w:rPr>
                  <w:rFonts w:ascii="Arial" w:hAnsi="Arial" w:cs="Arial"/>
                </w:rPr>
                <w:t>must</w:t>
              </w:r>
            </w:ins>
            <w:ins w:id="728" w:author="lubrich" w:date="2020-04-02T12:30:00Z">
              <w:r w:rsidRPr="00220DC7">
                <w:rPr>
                  <w:rFonts w:ascii="Arial" w:hAnsi="Arial" w:cs="Arial"/>
                </w:rPr>
                <w:t xml:space="preserve"> to be applied</w:t>
              </w:r>
            </w:ins>
            <w:ins w:id="729" w:author="lubrich" w:date="2020-04-02T12:31:00Z">
              <w:r>
                <w:rPr>
                  <w:rFonts w:ascii="Arial" w:hAnsi="Arial" w:cs="Arial"/>
                </w:rPr>
                <w:t xml:space="preserve"> according to DCAT-AP. </w:t>
              </w:r>
            </w:ins>
            <w:ins w:id="730" w:author="lubrich" w:date="2020-04-02T12:30:00Z">
              <w:r>
                <w:rPr>
                  <w:rFonts w:ascii="Arial" w:hAnsi="Arial" w:cs="Arial"/>
                </w:rPr>
                <w:t xml:space="preserve"> </w:t>
              </w:r>
            </w:ins>
            <w:ins w:id="731" w:author="lubrich" w:date="2020-04-02T12:31:00Z">
              <w:r>
                <w:rPr>
                  <w:rFonts w:ascii="Arial" w:hAnsi="Arial" w:cs="Arial"/>
                </w:rPr>
                <w:t xml:space="preserve">The </w:t>
              </w:r>
            </w:ins>
            <w:ins w:id="732" w:author="lubrich" w:date="2020-04-02T12:30:00Z">
              <w:r>
                <w:rPr>
                  <w:rFonts w:ascii="Arial" w:hAnsi="Arial" w:cs="Arial"/>
                </w:rPr>
                <w:t xml:space="preserve">value </w:t>
              </w:r>
            </w:ins>
            <w:ins w:id="733" w:author="lubrich" w:date="2020-04-02T12:32:00Z">
              <w:r>
                <w:rPr>
                  <w:rFonts w:ascii="Arial" w:hAnsi="Arial" w:cs="Arial"/>
                </w:rPr>
                <w:t xml:space="preserve">for this </w:t>
              </w:r>
            </w:ins>
            <w:ins w:id="734" w:author="lubrich" w:date="2020-04-02T12:30:00Z">
              <w:r>
                <w:rPr>
                  <w:rFonts w:ascii="Arial" w:hAnsi="Arial" w:cs="Arial"/>
                </w:rPr>
                <w:t xml:space="preserve">should be set to </w:t>
              </w:r>
            </w:ins>
            <w:ins w:id="735" w:author="lubrich" w:date="2020-04-02T12:31:00Z">
              <w:r w:rsidRPr="00220DC7">
                <w:rPr>
                  <w:rFonts w:ascii="Arial" w:hAnsi="Arial" w:cs="Arial"/>
                </w:rPr>
                <w:t>"Transport"</w:t>
              </w:r>
              <w:r>
                <w:rPr>
                  <w:rFonts w:ascii="Arial" w:hAnsi="Arial" w:cs="Arial"/>
                </w:rPr>
                <w:t xml:space="preserve"> for any metadata record in NAPs. </w:t>
              </w:r>
            </w:ins>
          </w:p>
          <w:p w:rsidR="004B2B39" w:rsidRDefault="00D038A9">
            <w:pPr>
              <w:pStyle w:val="Tableentry"/>
              <w:jc w:val="left"/>
              <w:rPr>
                <w:rFonts w:ascii="Arial" w:hAnsi="Arial" w:cs="Arial"/>
              </w:rPr>
            </w:pPr>
            <w:ins w:id="736" w:author="lubrich" w:date="2020-04-02T12:10:00Z">
              <w:r w:rsidRPr="00BF6741">
                <w:rPr>
                  <w:rFonts w:ascii="Arial" w:hAnsi="Arial" w:cs="Arial"/>
                </w:rPr>
                <w:t>Corresponds to CMC element</w:t>
              </w:r>
              <w:r>
                <w:rPr>
                  <w:rFonts w:ascii="Arial" w:hAnsi="Arial" w:cs="Arial"/>
                </w:rPr>
                <w:t>s</w:t>
              </w:r>
              <w:r w:rsidRPr="00BF6741">
                <w:rPr>
                  <w:rFonts w:ascii="Arial" w:hAnsi="Arial" w:cs="Arial"/>
                </w:rPr>
                <w:t xml:space="preserve"> 2.2.</w:t>
              </w:r>
              <w:r>
                <w:rPr>
                  <w:rFonts w:ascii="Arial" w:hAnsi="Arial" w:cs="Arial"/>
                </w:rPr>
                <w:t>2.4</w:t>
              </w:r>
              <w:r w:rsidRPr="00BF6741">
                <w:rPr>
                  <w:rFonts w:ascii="Arial" w:hAnsi="Arial" w:cs="Arial"/>
                </w:rPr>
                <w:t xml:space="preserve"> </w:t>
              </w:r>
            </w:ins>
            <w:ins w:id="737" w:author="lubrich" w:date="2020-04-02T12:11:00Z">
              <w:r>
                <w:rPr>
                  <w:rFonts w:ascii="Arial" w:hAnsi="Arial" w:cs="Arial"/>
                </w:rPr>
                <w:t>D</w:t>
              </w:r>
            </w:ins>
            <w:ins w:id="738" w:author="lubrich" w:date="2020-04-02T12:10:00Z">
              <w:r>
                <w:rPr>
                  <w:rFonts w:ascii="Arial" w:hAnsi="Arial" w:cs="Arial"/>
                </w:rPr>
                <w:t>ataset Type Category and 2.2.2.5 Data Set Detailed Type</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del w:id="739" w:author="lubrich" w:date="2020-04-02T12:28:00Z">
              <w:r w:rsidRPr="00A9323B">
                <w:rPr>
                  <w:rFonts w:ascii="Arial" w:hAnsi="Arial" w:cs="Arial"/>
                </w:rPr>
                <w:delText>0..n</w:delText>
              </w:r>
            </w:del>
            <w:ins w:id="740" w:author="lubrich" w:date="2020-04-02T12:28:00Z">
              <w:r w:rsidR="00D038A9">
                <w:rPr>
                  <w:rFonts w:ascii="Arial" w:hAnsi="Arial" w:cs="Arial"/>
                </w:rPr>
                <w:t>1..n</w:t>
              </w:r>
            </w:ins>
          </w:p>
        </w:tc>
      </w:tr>
      <w:tr w:rsidR="00D038A9" w:rsidRPr="00BF6741" w:rsidTr="00240FAD">
        <w:trPr>
          <w:cantSplit/>
          <w:trHeight w:hRule="exact" w:val="277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3.14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commentRangeStart w:id="741"/>
            <w:ins w:id="742" w:author="lubrich" w:date="2020-04-02T12:56:00Z">
              <w:r>
                <w:rPr>
                  <w:rFonts w:cs="Arial"/>
                  <w:iCs/>
                  <w:sz w:val="14"/>
                  <w:szCs w:val="14"/>
                </w:rPr>
                <w:t>M</w:t>
              </w:r>
            </w:ins>
            <w:commentRangeEnd w:id="741"/>
            <w:ins w:id="743" w:author="lubrich" w:date="2020-04-02T14:27:00Z">
              <w:r>
                <w:rPr>
                  <w:rStyle w:val="Kommentarzeichen"/>
                </w:rPr>
                <w:commentReference w:id="741"/>
              </w:r>
            </w:ins>
            <w:del w:id="744" w:author="lubrich" w:date="2020-04-02T12:56:00Z">
              <w:r w:rsidRPr="00BF6741" w:rsidDel="002301FA">
                <w:rPr>
                  <w:rFonts w:cs="Arial"/>
                  <w:iCs/>
                  <w:sz w:val="14"/>
                  <w:szCs w:val="14"/>
                </w:rPr>
                <w:delText>O</w:delText>
              </w:r>
            </w:del>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access rights</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dct</w:t>
            </w:r>
            <w:r w:rsidRPr="00A9323B">
              <w:rPr>
                <w:rFonts w:ascii="Arial" w:hAnsi="Arial" w:cs="Arial"/>
              </w:rPr>
              <w:t>:</w:t>
            </w:r>
            <w:proofErr w:type="spellStart"/>
            <w:r w:rsidRPr="00A9323B">
              <w:rPr>
                <w:rFonts w:ascii="Arial" w:hAnsi="Arial" w:cs="Arial"/>
              </w:rPr>
              <w:t>accessRights</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dct</w:t>
            </w:r>
            <w:r w:rsidRPr="00A9323B">
              <w:rPr>
                <w:rFonts w:ascii="Arial" w:hAnsi="Arial" w:cs="Arial"/>
              </w:rPr>
              <w:t>:</w:t>
            </w:r>
            <w:proofErr w:type="spellStart"/>
            <w:r w:rsidRPr="00A9323B">
              <w:rPr>
                <w:rFonts w:ascii="Arial" w:hAnsi="Arial" w:cs="Arial"/>
              </w:rPr>
              <w:t>RightsStatement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Del="00FE6863" w:rsidRDefault="00A9323B" w:rsidP="00E01651">
            <w:pPr>
              <w:pStyle w:val="Tableentry"/>
              <w:jc w:val="left"/>
              <w:rPr>
                <w:del w:id="745" w:author="lubrich" w:date="2020-04-02T12:56:00Z"/>
                <w:rFonts w:ascii="Arial" w:hAnsi="Arial" w:cs="Arial"/>
              </w:rPr>
            </w:pPr>
            <w:r w:rsidRPr="00A9323B">
              <w:rPr>
                <w:rFonts w:ascii="Arial" w:hAnsi="Arial" w:cs="Arial"/>
              </w:rPr>
              <w:t xml:space="preserve">This property refers to </w:t>
            </w:r>
            <w:del w:id="746" w:author="lubrich" w:date="2020-04-02T12:55:00Z">
              <w:r w:rsidRPr="00A9323B">
                <w:rPr>
                  <w:rFonts w:ascii="Arial" w:hAnsi="Arial" w:cs="Arial"/>
                </w:rPr>
                <w:delText xml:space="preserve">information that indicates whether the Dataset is open data, has access restrictions or is not public. </w:delText>
              </w:r>
            </w:del>
            <w:ins w:id="747" w:author="lubrich" w:date="2020-04-02T12:55:00Z">
              <w:r w:rsidR="00D038A9" w:rsidRPr="00682C74">
                <w:rPr>
                  <w:rFonts w:ascii="Arial" w:hAnsi="Arial" w:cs="Arial"/>
                </w:rPr>
                <w:t>the condition of use: whether a free and unrestricted use is possible, a contract has to be concluded or a license has to be agreed on to use a dataset.</w:t>
              </w:r>
            </w:ins>
            <w:ins w:id="748" w:author="lubrich" w:date="2020-04-02T13:32:00Z">
              <w:r w:rsidR="00D038A9" w:rsidRPr="008B5F38">
                <w:rPr>
                  <w:rFonts w:ascii="Arial" w:hAnsi="Arial" w:cs="Arial"/>
                </w:rPr>
                <w:t xml:space="preserve"> </w:t>
              </w:r>
            </w:ins>
            <w:ins w:id="749" w:author="lubrich" w:date="2020-04-02T13:33:00Z">
              <w:r w:rsidR="00D038A9">
                <w:rPr>
                  <w:rFonts w:ascii="Arial" w:hAnsi="Arial" w:cs="Arial"/>
                </w:rPr>
                <w:t>This should</w:t>
              </w:r>
            </w:ins>
            <w:ins w:id="750" w:author="lubrich" w:date="2020-04-02T13:32:00Z">
              <w:r w:rsidR="00D038A9" w:rsidRPr="008B5F38">
                <w:rPr>
                  <w:rFonts w:ascii="Arial" w:hAnsi="Arial" w:cs="Arial"/>
                </w:rPr>
                <w:t xml:space="preserve"> allow potential data consumers to check and prove terms and conditions before getting in touch with the </w:t>
              </w:r>
              <w:proofErr w:type="spellStart"/>
              <w:r w:rsidR="00D038A9" w:rsidRPr="008B5F38">
                <w:rPr>
                  <w:rFonts w:ascii="Arial" w:hAnsi="Arial" w:cs="Arial"/>
                </w:rPr>
                <w:t>publisher.</w:t>
              </w:r>
            </w:ins>
          </w:p>
          <w:p w:rsidR="00D038A9" w:rsidRDefault="00D038A9" w:rsidP="00682C74">
            <w:pPr>
              <w:pStyle w:val="Tableentry"/>
              <w:jc w:val="left"/>
              <w:rPr>
                <w:ins w:id="751" w:author="lubrich" w:date="2020-04-02T12:56:00Z"/>
                <w:rFonts w:ascii="Arial" w:hAnsi="Arial" w:cs="Arial"/>
              </w:rPr>
            </w:pPr>
            <w:ins w:id="752" w:author="lubrich" w:date="2020-04-02T12:53:00Z">
              <w:r>
                <w:rPr>
                  <w:rFonts w:ascii="Arial" w:hAnsi="Arial" w:cs="Arial"/>
                </w:rPr>
                <w:t>A</w:t>
              </w:r>
              <w:proofErr w:type="spellEnd"/>
              <w:r>
                <w:rPr>
                  <w:rFonts w:ascii="Arial" w:hAnsi="Arial" w:cs="Arial"/>
                </w:rPr>
                <w:t xml:space="preserve"> c</w:t>
              </w:r>
              <w:r w:rsidRPr="00CE12D8">
                <w:rPr>
                  <w:rFonts w:ascii="Arial" w:hAnsi="Arial" w:cs="Arial"/>
                </w:rPr>
                <w:t xml:space="preserve">ontrolled </w:t>
              </w:r>
            </w:ins>
            <w:ins w:id="753" w:author="lubrich" w:date="2020-04-09T18:04:00Z">
              <w:r w:rsidR="00B81D77">
                <w:rPr>
                  <w:rFonts w:ascii="Arial" w:hAnsi="Arial" w:cs="Arial"/>
                </w:rPr>
                <w:t>vocabulary is to be used, see section 6.2.</w:t>
              </w:r>
            </w:ins>
          </w:p>
          <w:p w:rsidR="00D038A9" w:rsidRPr="00CE12D8" w:rsidRDefault="00D038A9" w:rsidP="00682C74">
            <w:pPr>
              <w:pStyle w:val="Tableentry"/>
              <w:jc w:val="left"/>
              <w:rPr>
                <w:ins w:id="754" w:author="lubrich" w:date="2020-04-02T12:53:00Z"/>
                <w:rFonts w:ascii="Arial" w:hAnsi="Arial" w:cs="Arial"/>
              </w:rPr>
            </w:pPr>
            <w:ins w:id="755" w:author="lubrich" w:date="2020-04-02T12:56:00Z">
              <w:r w:rsidRPr="00BF6741">
                <w:rPr>
                  <w:rFonts w:ascii="Arial" w:hAnsi="Arial" w:cs="Arial"/>
                </w:rPr>
                <w:t>Corresponds to CMC element 2.2.</w:t>
              </w:r>
            </w:ins>
            <w:ins w:id="756" w:author="lubrich" w:date="2020-04-02T12:57:00Z">
              <w:r>
                <w:rPr>
                  <w:rFonts w:ascii="Arial" w:hAnsi="Arial" w:cs="Arial"/>
                </w:rPr>
                <w:t>7.1</w:t>
              </w:r>
            </w:ins>
            <w:ins w:id="757" w:author="lubrich" w:date="2020-04-02T12:58:00Z">
              <w:r>
                <w:rPr>
                  <w:rFonts w:ascii="Arial" w:hAnsi="Arial" w:cs="Arial"/>
                </w:rPr>
                <w:t xml:space="preserve"> </w:t>
              </w:r>
            </w:ins>
            <w:ins w:id="758" w:author="lubrich" w:date="2020-04-02T12:57:00Z">
              <w:r>
                <w:rPr>
                  <w:rFonts w:ascii="Arial" w:hAnsi="Arial" w:cs="Arial"/>
                </w:rPr>
                <w:t>Contract or Licence</w:t>
              </w:r>
            </w:ins>
          </w:p>
          <w:p w:rsidR="004B2B39" w:rsidRDefault="004B2B39">
            <w:pPr>
              <w:pStyle w:val="Tableentry"/>
              <w:jc w:val="left"/>
              <w:rPr>
                <w:rFonts w:ascii="Arial" w:hAnsi="Arial" w:cs="Arial"/>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del w:id="759" w:author="lubrich" w:date="2020-04-02T12:56:00Z">
              <w:r w:rsidRPr="00A9323B">
                <w:rPr>
                  <w:rFonts w:ascii="Arial" w:hAnsi="Arial" w:cs="Arial"/>
                </w:rPr>
                <w:delText>0..1</w:delText>
              </w:r>
            </w:del>
            <w:ins w:id="760" w:author="lubrich" w:date="2020-04-02T12:56:00Z">
              <w:r w:rsidR="00D038A9">
                <w:rPr>
                  <w:rFonts w:ascii="Arial" w:hAnsi="Arial" w:cs="Arial"/>
                </w:rPr>
                <w:t>1..1</w:t>
              </w:r>
            </w:ins>
          </w:p>
        </w:tc>
      </w:tr>
      <w:tr w:rsidR="00D038A9" w:rsidRPr="00BF6741" w:rsidTr="00966FAC">
        <w:trPr>
          <w:cantSplit/>
          <w:trHeight w:hRule="exact" w:val="191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lastRenderedPageBreak/>
              <w:t>3.15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commentRangeStart w:id="761"/>
            <w:ins w:id="762" w:author="lubrich" w:date="2020-04-01T15:46:00Z">
              <w:r>
                <w:rPr>
                  <w:rFonts w:cs="Arial"/>
                  <w:iCs/>
                  <w:sz w:val="14"/>
                  <w:szCs w:val="14"/>
                </w:rPr>
                <w:t>M</w:t>
              </w:r>
              <w:commentRangeEnd w:id="761"/>
              <w:r>
                <w:rPr>
                  <w:rStyle w:val="Kommentarzeichen"/>
                </w:rPr>
                <w:commentReference w:id="761"/>
              </w:r>
            </w:ins>
            <w:del w:id="763" w:author="lubrich" w:date="2020-04-01T15:46:00Z">
              <w:r w:rsidRPr="00BF6741" w:rsidDel="002303C1">
                <w:rPr>
                  <w:rFonts w:cs="Arial"/>
                  <w:iCs/>
                  <w:sz w:val="14"/>
                  <w:szCs w:val="14"/>
                </w:rPr>
                <w:delText>O</w:delText>
              </w:r>
            </w:del>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creator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dct:creator</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foaf:Agent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764" w:author="lubrich" w:date="2020-04-01T15:47:00Z"/>
                <w:rFonts w:ascii="Arial" w:hAnsi="Arial" w:cs="Arial"/>
              </w:rPr>
            </w:pPr>
            <w:r w:rsidRPr="00A9323B">
              <w:rPr>
                <w:rFonts w:ascii="Arial" w:hAnsi="Arial" w:cs="Arial"/>
              </w:rPr>
              <w:t xml:space="preserve">This property refers to </w:t>
            </w:r>
            <w:proofErr w:type="gramStart"/>
            <w:r w:rsidRPr="00A9323B">
              <w:rPr>
                <w:rFonts w:ascii="Arial" w:hAnsi="Arial" w:cs="Arial"/>
              </w:rPr>
              <w:t>the  entity</w:t>
            </w:r>
            <w:proofErr w:type="gramEnd"/>
            <w:r w:rsidRPr="00A9323B">
              <w:rPr>
                <w:rFonts w:ascii="Arial" w:hAnsi="Arial" w:cs="Arial"/>
              </w:rPr>
              <w:t xml:space="preserve"> </w:t>
            </w:r>
            <w:del w:id="765" w:author="lubrich" w:date="2020-04-01T15:56:00Z">
              <w:r w:rsidRPr="00A9323B">
                <w:rPr>
                  <w:rFonts w:ascii="Arial" w:hAnsi="Arial" w:cs="Arial"/>
                </w:rPr>
                <w:delText>primarily responsible for producing the dataset</w:delText>
              </w:r>
            </w:del>
            <w:ins w:id="766" w:author="lubrich" w:date="2020-04-01T15:56:00Z">
              <w:r w:rsidR="00D038A9" w:rsidRPr="00966FAC">
                <w:rPr>
                  <w:rFonts w:ascii="Arial" w:hAnsi="Arial" w:cs="Arial"/>
                </w:rPr>
                <w:t xml:space="preserve">that owns the data set and is responsible for content and quality of the data set. In case that the publisher is also the data owner the </w:t>
              </w:r>
              <w:r w:rsidR="00D038A9">
                <w:rPr>
                  <w:rFonts w:ascii="Arial" w:hAnsi="Arial" w:cs="Arial"/>
                </w:rPr>
                <w:t>value</w:t>
              </w:r>
              <w:r w:rsidR="00D038A9" w:rsidRPr="00966FAC">
                <w:rPr>
                  <w:rFonts w:ascii="Arial" w:hAnsi="Arial" w:cs="Arial"/>
                </w:rPr>
                <w:t xml:space="preserve"> will be copied from the publisher </w:t>
              </w:r>
            </w:ins>
            <w:ins w:id="767" w:author="lubrich" w:date="2020-04-01T15:57:00Z">
              <w:r w:rsidR="00D038A9">
                <w:rPr>
                  <w:rFonts w:ascii="Arial" w:hAnsi="Arial" w:cs="Arial"/>
                </w:rPr>
                <w:t>value</w:t>
              </w:r>
            </w:ins>
            <w:ins w:id="768" w:author="lubrich" w:date="2020-04-01T15:56:00Z">
              <w:r w:rsidR="00D038A9" w:rsidRPr="00966FAC">
                <w:rPr>
                  <w:rFonts w:ascii="Arial" w:hAnsi="Arial" w:cs="Arial"/>
                </w:rPr>
                <w:t>.</w:t>
              </w:r>
            </w:ins>
          </w:p>
          <w:p w:rsidR="004B2B39" w:rsidRDefault="00D038A9">
            <w:pPr>
              <w:pStyle w:val="Tableentry"/>
              <w:jc w:val="left"/>
              <w:rPr>
                <w:rFonts w:ascii="Arial" w:hAnsi="Arial" w:cs="Arial"/>
              </w:rPr>
            </w:pPr>
            <w:ins w:id="769" w:author="lubrich" w:date="2020-04-01T15:47:00Z">
              <w:r w:rsidRPr="00BF6741">
                <w:rPr>
                  <w:rFonts w:ascii="Arial" w:hAnsi="Arial" w:cs="Arial"/>
                </w:rPr>
                <w:t>Corresponds to CMC element 2.2.6.</w:t>
              </w:r>
            </w:ins>
            <w:ins w:id="770" w:author="lubrich" w:date="2020-04-01T15:48:00Z">
              <w:r>
                <w:rPr>
                  <w:rFonts w:ascii="Arial" w:hAnsi="Arial" w:cs="Arial"/>
                </w:rPr>
                <w:t>2</w:t>
              </w:r>
            </w:ins>
            <w:ins w:id="771" w:author="lubrich" w:date="2020-04-01T15:47:00Z">
              <w:r w:rsidRPr="00BF6741">
                <w:rPr>
                  <w:rFonts w:ascii="Arial" w:hAnsi="Arial" w:cs="Arial"/>
                </w:rPr>
                <w:t xml:space="preserve"> </w:t>
              </w:r>
              <w:r>
                <w:rPr>
                  <w:rFonts w:ascii="Arial" w:hAnsi="Arial" w:cs="Arial"/>
                </w:rPr>
                <w:t>Data Owner</w:t>
              </w:r>
            </w:ins>
            <w:ins w:id="772" w:author="lubrich" w:date="2020-04-01T15:56:00Z">
              <w:r>
                <w:rPr>
                  <w:rFonts w:ascii="Arial" w:hAnsi="Arial" w:cs="Arial"/>
                </w:rPr>
                <w:t>.</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del w:id="773" w:author="lubrich" w:date="2020-04-01T15:46:00Z">
              <w:r w:rsidRPr="00A9323B">
                <w:rPr>
                  <w:rFonts w:ascii="Arial" w:hAnsi="Arial" w:cs="Arial"/>
                </w:rPr>
                <w:delText>0..1</w:delText>
              </w:r>
            </w:del>
            <w:ins w:id="774" w:author="lubrich" w:date="2020-04-01T15:46:00Z">
              <w:r w:rsidR="00D038A9">
                <w:rPr>
                  <w:rFonts w:ascii="Arial" w:hAnsi="Arial" w:cs="Arial"/>
                </w:rPr>
                <w:t>1..1</w:t>
              </w:r>
            </w:ins>
          </w:p>
        </w:tc>
      </w:tr>
      <w:tr w:rsidR="00D038A9" w:rsidRPr="00BF6741" w:rsidTr="009706DC">
        <w:trPr>
          <w:cantSplit/>
          <w:trHeight w:hRule="exact" w:val="150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3.16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conforms to</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noProof/>
              </w:rPr>
            </w:pPr>
            <w:r w:rsidRPr="00A9323B">
              <w:rPr>
                <w:rFonts w:ascii="Arial" w:hAnsi="Arial" w:cs="Arial"/>
                <w:noProof/>
              </w:rPr>
              <w:t>dct</w:t>
            </w:r>
            <w:r w:rsidRPr="00A9323B">
              <w:rPr>
                <w:rFonts w:ascii="Arial" w:hAnsi="Arial" w:cs="Arial"/>
              </w:rPr>
              <w:t>:</w:t>
            </w:r>
            <w:proofErr w:type="spellStart"/>
            <w:r w:rsidRPr="00A9323B">
              <w:rPr>
                <w:rFonts w:ascii="Arial" w:hAnsi="Arial" w:cs="Arial"/>
              </w:rPr>
              <w:t>conformsTo</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noProof/>
              </w:rPr>
            </w:pPr>
            <w:r w:rsidRPr="00A9323B">
              <w:rPr>
                <w:rFonts w:ascii="Arial" w:hAnsi="Arial" w:cs="Arial"/>
                <w:noProof/>
              </w:rPr>
              <w:t>dct:Standard</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775" w:author="lubrich" w:date="2020-04-02T14:53:00Z"/>
                <w:rFonts w:ascii="Arial" w:hAnsi="Arial" w:cs="Arial"/>
              </w:rPr>
            </w:pPr>
            <w:r w:rsidRPr="00A9323B">
              <w:rPr>
                <w:rFonts w:ascii="Arial" w:hAnsi="Arial" w:cs="Arial"/>
              </w:rPr>
              <w:t>This property refers to an implementing rule or other specification.</w:t>
            </w:r>
          </w:p>
          <w:p w:rsidR="004B2B39" w:rsidRDefault="00D038A9">
            <w:pPr>
              <w:pStyle w:val="Tableentry"/>
              <w:jc w:val="left"/>
              <w:rPr>
                <w:rFonts w:ascii="Arial" w:hAnsi="Arial" w:cs="Arial"/>
              </w:rPr>
            </w:pPr>
            <w:ins w:id="776" w:author="lubrich" w:date="2020-04-02T14:54:00Z">
              <w:r>
                <w:rPr>
                  <w:rFonts w:ascii="Arial" w:hAnsi="Arial" w:cs="Arial"/>
                </w:rPr>
                <w:t xml:space="preserve">Do not use for </w:t>
              </w:r>
            </w:ins>
            <w:ins w:id="777" w:author="lubrich" w:date="2020-04-02T14:55:00Z">
              <w:r>
                <w:rPr>
                  <w:rFonts w:ascii="Arial" w:hAnsi="Arial" w:cs="Arial"/>
                </w:rPr>
                <w:t xml:space="preserve">information about data formats etc. This </w:t>
              </w:r>
            </w:ins>
            <w:ins w:id="778" w:author="lubrich" w:date="2020-04-02T14:53:00Z">
              <w:r>
                <w:rPr>
                  <w:rFonts w:ascii="Arial" w:hAnsi="Arial" w:cs="Arial"/>
                </w:rPr>
                <w:t xml:space="preserve">should be noted under the class </w:t>
              </w:r>
            </w:ins>
            <w:ins w:id="779" w:author="lubrich" w:date="2020-04-02T14:55:00Z">
              <w:r>
                <w:rPr>
                  <w:rFonts w:ascii="Arial" w:hAnsi="Arial" w:cs="Arial"/>
                </w:rPr>
                <w:t>“</w:t>
              </w:r>
            </w:ins>
            <w:ins w:id="780" w:author="lubrich" w:date="2020-04-02T14:53:00Z">
              <w:r>
                <w:rPr>
                  <w:rFonts w:ascii="Arial" w:hAnsi="Arial" w:cs="Arial"/>
                </w:rPr>
                <w:t>Distribut</w:t>
              </w:r>
            </w:ins>
            <w:ins w:id="781" w:author="lubrich" w:date="2020-04-02T14:54:00Z">
              <w:r>
                <w:rPr>
                  <w:rFonts w:ascii="Arial" w:hAnsi="Arial" w:cs="Arial"/>
                </w:rPr>
                <w:t xml:space="preserve">ion” (properties </w:t>
              </w:r>
            </w:ins>
            <w:ins w:id="782" w:author="lubrich" w:date="2020-04-02T14:55:00Z">
              <w:r>
                <w:rPr>
                  <w:rFonts w:ascii="Arial" w:hAnsi="Arial" w:cs="Arial"/>
                </w:rPr>
                <w:t>“</w:t>
              </w:r>
            </w:ins>
            <w:ins w:id="783" w:author="lubrich" w:date="2020-04-02T14:54:00Z">
              <w:r>
                <w:rPr>
                  <w:rFonts w:ascii="Arial" w:hAnsi="Arial" w:cs="Arial"/>
                </w:rPr>
                <w:t>conforms to” and “media type”.</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2303C1">
        <w:trPr>
          <w:cantSplit/>
          <w:trHeight w:hRule="exact" w:val="80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3.17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documentation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foaf</w:t>
            </w:r>
            <w:r w:rsidRPr="00A9323B">
              <w:rPr>
                <w:rFonts w:ascii="Arial" w:hAnsi="Arial" w:cs="Arial"/>
                <w:noProof/>
              </w:rPr>
              <w:t>:page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foaf</w:t>
            </w:r>
            <w:r w:rsidRPr="00A9323B">
              <w:rPr>
                <w:rFonts w:ascii="Arial" w:hAnsi="Arial" w:cs="Arial"/>
                <w:noProof/>
              </w:rPr>
              <w:t>:Document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refers to a page or document about this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833247">
        <w:trPr>
          <w:cantSplit/>
          <w:trHeight w:hRule="exact" w:val="191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3.18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1D7DB8" w:rsidP="00BF6741">
            <w:pPr>
              <w:pStyle w:val="Paragraphe"/>
              <w:spacing w:after="0" w:line="240" w:lineRule="auto"/>
              <w:ind w:left="0"/>
              <w:jc w:val="left"/>
              <w:rPr>
                <w:rFonts w:cs="Arial"/>
                <w:iCs/>
                <w:sz w:val="14"/>
                <w:szCs w:val="14"/>
              </w:rPr>
            </w:pPr>
            <w:ins w:id="784" w:author="lubrich" w:date="2020-04-02T16:39:00Z">
              <w:r>
                <w:rPr>
                  <w:rFonts w:cs="Arial"/>
                  <w:iCs/>
                  <w:sz w:val="14"/>
                  <w:szCs w:val="14"/>
                </w:rPr>
                <w:t>M</w:t>
              </w:r>
            </w:ins>
            <w:del w:id="785" w:author="lubrich" w:date="2020-04-02T16:39:00Z">
              <w:r w:rsidR="00D038A9" w:rsidRPr="00BF6741" w:rsidDel="001D7DB8">
                <w:rPr>
                  <w:rFonts w:cs="Arial"/>
                  <w:iCs/>
                  <w:sz w:val="14"/>
                  <w:szCs w:val="14"/>
                </w:rPr>
                <w:delText>O</w:delText>
              </w:r>
            </w:del>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frequency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dct</w:t>
            </w:r>
            <w:r w:rsidRPr="00A9323B">
              <w:rPr>
                <w:rFonts w:ascii="Arial" w:hAnsi="Arial" w:cs="Arial"/>
              </w:rPr>
              <w:t>:</w:t>
            </w:r>
            <w:proofErr w:type="spellStart"/>
            <w:r w:rsidRPr="00A9323B">
              <w:rPr>
                <w:rFonts w:ascii="Arial" w:hAnsi="Arial" w:cs="Arial"/>
              </w:rPr>
              <w:t>accrualPeriodicity</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dct:Frequency</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786" w:author="lubrich" w:date="2020-04-02T15:13:00Z"/>
                <w:rFonts w:ascii="Arial" w:hAnsi="Arial" w:cs="Arial"/>
              </w:rPr>
            </w:pPr>
            <w:r w:rsidRPr="00A9323B">
              <w:rPr>
                <w:rFonts w:ascii="Arial" w:hAnsi="Arial" w:cs="Arial"/>
              </w:rPr>
              <w:t>This property refers to</w:t>
            </w:r>
            <w:del w:id="787" w:author="lubrich" w:date="2020-04-02T15:13:00Z">
              <w:r w:rsidRPr="00A9323B">
                <w:rPr>
                  <w:rFonts w:ascii="Arial" w:hAnsi="Arial" w:cs="Arial"/>
                </w:rPr>
                <w:delText xml:space="preserve"> the frequency at which the Dataset is updated.</w:delText>
              </w:r>
            </w:del>
            <w:ins w:id="788" w:author="lubrich" w:date="2020-04-02T15:13:00Z">
              <w:r w:rsidR="00D038A9" w:rsidRPr="00A85AD5">
                <w:rPr>
                  <w:rFonts w:ascii="Arial" w:hAnsi="Arial" w:cs="Arial"/>
                </w:rPr>
                <w:t xml:space="preserve"> the update rate of the data set. If there is a specific time interval or data only provided on occurrence precise information should be given. </w:t>
              </w:r>
            </w:ins>
          </w:p>
          <w:p w:rsidR="00D038A9" w:rsidRDefault="00D038A9" w:rsidP="00A85AD5">
            <w:pPr>
              <w:pStyle w:val="Tableentry"/>
              <w:jc w:val="left"/>
              <w:rPr>
                <w:ins w:id="789" w:author="lubrich" w:date="2020-04-02T15:14:00Z"/>
                <w:rFonts w:ascii="Arial" w:hAnsi="Arial" w:cs="Arial"/>
              </w:rPr>
            </w:pPr>
            <w:ins w:id="790" w:author="lubrich" w:date="2020-04-02T15:14:00Z">
              <w:r>
                <w:rPr>
                  <w:rFonts w:ascii="Arial" w:hAnsi="Arial" w:cs="Arial"/>
                </w:rPr>
                <w:t>A c</w:t>
              </w:r>
              <w:r w:rsidRPr="00CE12D8">
                <w:rPr>
                  <w:rFonts w:ascii="Arial" w:hAnsi="Arial" w:cs="Arial"/>
                </w:rPr>
                <w:t xml:space="preserve">ontrolled </w:t>
              </w:r>
            </w:ins>
            <w:ins w:id="791" w:author="lubrich" w:date="2020-04-09T18:04:00Z">
              <w:r w:rsidR="00B81D77">
                <w:rPr>
                  <w:rFonts w:ascii="Arial" w:hAnsi="Arial" w:cs="Arial"/>
                </w:rPr>
                <w:t>vocabulary is to be used, see section 6.2.</w:t>
              </w:r>
            </w:ins>
          </w:p>
          <w:p w:rsidR="004B2B39" w:rsidRDefault="00D038A9">
            <w:pPr>
              <w:pStyle w:val="Tableentry"/>
              <w:jc w:val="left"/>
              <w:rPr>
                <w:rFonts w:ascii="Arial" w:hAnsi="Arial" w:cs="Arial"/>
              </w:rPr>
            </w:pPr>
            <w:ins w:id="792" w:author="lubrich" w:date="2020-04-02T15:06:00Z">
              <w:r w:rsidRPr="00BF6741">
                <w:rPr>
                  <w:rFonts w:ascii="Arial" w:hAnsi="Arial" w:cs="Arial"/>
                </w:rPr>
                <w:t>Corresponds to CMC element 2.2</w:t>
              </w:r>
            </w:ins>
            <w:ins w:id="793" w:author="lubrich" w:date="2020-04-02T15:07:00Z">
              <w:r>
                <w:rPr>
                  <w:rFonts w:ascii="Arial" w:hAnsi="Arial" w:cs="Arial"/>
                </w:rPr>
                <w:t>.9.1</w:t>
              </w:r>
            </w:ins>
            <w:ins w:id="794" w:author="lubrich" w:date="2020-04-02T15:06:00Z">
              <w:r w:rsidRPr="00BF6741">
                <w:rPr>
                  <w:rFonts w:ascii="Arial" w:hAnsi="Arial" w:cs="Arial"/>
                </w:rPr>
                <w:t xml:space="preserve"> </w:t>
              </w:r>
            </w:ins>
            <w:ins w:id="795" w:author="lubrich" w:date="2020-04-02T15:07:00Z">
              <w:r>
                <w:rPr>
                  <w:rFonts w:ascii="Arial" w:hAnsi="Arial" w:cs="Arial"/>
                </w:rPr>
                <w:t>Update Frequency</w:t>
              </w:r>
            </w:ins>
            <w:ins w:id="796" w:author="lubrich" w:date="2020-04-02T15:06:00Z">
              <w:r>
                <w:rPr>
                  <w:rFonts w:ascii="Arial" w:hAnsi="Arial" w:cs="Arial"/>
                </w:rPr>
                <w:t>.</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1D7DB8">
            <w:pPr>
              <w:pStyle w:val="Tableentry"/>
              <w:jc w:val="left"/>
              <w:rPr>
                <w:rFonts w:ascii="Arial" w:hAnsi="Arial" w:cs="Arial"/>
              </w:rPr>
            </w:pPr>
            <w:ins w:id="797" w:author="lubrich" w:date="2020-04-02T16:39:00Z">
              <w:r>
                <w:rPr>
                  <w:rFonts w:ascii="Arial" w:hAnsi="Arial" w:cs="Arial"/>
                </w:rPr>
                <w:t>1..1</w:t>
              </w:r>
            </w:ins>
            <w:del w:id="798" w:author="lubrich" w:date="2020-04-02T16:39:00Z">
              <w:r w:rsidR="00A9323B" w:rsidRPr="00A9323B">
                <w:rPr>
                  <w:rFonts w:ascii="Arial" w:hAnsi="Arial" w:cs="Arial"/>
                </w:rPr>
                <w:delText>0..1</w:delText>
              </w:r>
            </w:del>
          </w:p>
        </w:tc>
      </w:tr>
      <w:tr w:rsidR="00D038A9" w:rsidRPr="00BF6741" w:rsidTr="00A85AD5">
        <w:trPr>
          <w:cantSplit/>
          <w:trHeight w:hRule="exact" w:val="934"/>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3.19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has version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dct</w:t>
            </w:r>
            <w:r w:rsidRPr="00A9323B">
              <w:rPr>
                <w:rFonts w:ascii="Arial" w:hAnsi="Arial" w:cs="Arial"/>
              </w:rPr>
              <w:t>:</w:t>
            </w:r>
            <w:proofErr w:type="spellStart"/>
            <w:r w:rsidRPr="00A9323B">
              <w:rPr>
                <w:rFonts w:ascii="Arial" w:hAnsi="Arial" w:cs="Arial"/>
              </w:rPr>
              <w:t>hasVersion</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dcat:Dataset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refers to a related Dataset that is a version, edition, or adaptation of the described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833247">
        <w:trPr>
          <w:cantSplit/>
          <w:trHeight w:hRule="exact" w:val="136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3.20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identifier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dct</w:t>
            </w:r>
            <w:r w:rsidRPr="00A9323B">
              <w:rPr>
                <w:rFonts w:ascii="Arial" w:hAnsi="Arial" w:cs="Arial"/>
              </w:rPr>
              <w:t>:identifier</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rdfs:Literal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799" w:author="lubrich" w:date="2020-04-02T15:34:00Z"/>
                <w:rFonts w:ascii="Arial" w:hAnsi="Arial" w:cs="Arial"/>
              </w:rPr>
            </w:pPr>
            <w:r w:rsidRPr="00A9323B">
              <w:rPr>
                <w:rFonts w:ascii="Arial" w:hAnsi="Arial" w:cs="Arial"/>
              </w:rPr>
              <w:t xml:space="preserve">This property contains the main identifier for the Dataset, e.g. the URI or </w:t>
            </w:r>
            <w:r w:rsidRPr="00A9323B">
              <w:rPr>
                <w:rFonts w:ascii="Arial" w:hAnsi="Arial" w:cs="Arial"/>
                <w:noProof/>
              </w:rPr>
              <w:t>other unique identifier</w:t>
            </w:r>
            <w:r w:rsidRPr="00A9323B">
              <w:rPr>
                <w:rFonts w:ascii="Arial" w:hAnsi="Arial" w:cs="Arial"/>
              </w:rPr>
              <w:t xml:space="preserve"> in the context of the Catalogue.</w:t>
            </w:r>
          </w:p>
          <w:p w:rsidR="004B2B39" w:rsidRDefault="00D038A9">
            <w:pPr>
              <w:pStyle w:val="Tableentry"/>
              <w:jc w:val="left"/>
              <w:rPr>
                <w:rFonts w:ascii="Arial" w:hAnsi="Arial" w:cs="Arial"/>
              </w:rPr>
            </w:pPr>
            <w:ins w:id="800" w:author="lubrich" w:date="2020-04-02T15:34:00Z">
              <w:r>
                <w:rPr>
                  <w:rFonts w:ascii="Arial" w:hAnsi="Arial" w:cs="Arial"/>
                </w:rPr>
                <w:t xml:space="preserve">It may </w:t>
              </w:r>
            </w:ins>
            <w:ins w:id="801" w:author="lubrich" w:date="2020-04-02T15:37:00Z">
              <w:r>
                <w:rPr>
                  <w:rFonts w:ascii="Arial" w:hAnsi="Arial" w:cs="Arial"/>
                </w:rPr>
                <w:t xml:space="preserve">be </w:t>
              </w:r>
            </w:ins>
            <w:ins w:id="802" w:author="lubrich" w:date="2020-04-02T15:34:00Z">
              <w:r>
                <w:rPr>
                  <w:rFonts w:ascii="Arial" w:hAnsi="Arial" w:cs="Arial"/>
                </w:rPr>
                <w:t xml:space="preserve">an unique ID for </w:t>
              </w:r>
              <w:proofErr w:type="gramStart"/>
              <w:r>
                <w:rPr>
                  <w:rFonts w:ascii="Arial" w:hAnsi="Arial" w:cs="Arial"/>
                </w:rPr>
                <w:t>a  NAP</w:t>
              </w:r>
            </w:ins>
            <w:proofErr w:type="gramEnd"/>
            <w:ins w:id="803" w:author="lubrich" w:date="2020-04-02T15:35:00Z">
              <w:r>
                <w:rPr>
                  <w:rFonts w:ascii="Arial" w:hAnsi="Arial" w:cs="Arial"/>
                </w:rPr>
                <w:t xml:space="preserve"> publication.</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A85AD5">
        <w:trPr>
          <w:cantSplit/>
          <w:trHeight w:hRule="exact" w:val="79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3.21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is referenced by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noProof/>
              </w:rPr>
            </w:pPr>
            <w:r w:rsidRPr="00A9323B">
              <w:rPr>
                <w:rFonts w:ascii="Arial" w:hAnsi="Arial" w:cs="Arial"/>
                <w:noProof/>
              </w:rPr>
              <w:t>dct:isReferencedBy</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noProof/>
              </w:rPr>
            </w:pPr>
            <w:r w:rsidRPr="00A9323B">
              <w:rPr>
                <w:rFonts w:ascii="Arial" w:hAnsi="Arial" w:cs="Arial"/>
                <w:noProof/>
              </w:rPr>
              <w:t>rdfs:Resource</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provides a link to a description of a relationship with another resource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A85AD5">
        <w:trPr>
          <w:cantSplit/>
          <w:trHeight w:hRule="exact" w:val="93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3.22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is version of</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dct</w:t>
            </w:r>
            <w:r w:rsidRPr="00A9323B">
              <w:rPr>
                <w:rFonts w:ascii="Arial" w:hAnsi="Arial" w:cs="Arial"/>
              </w:rPr>
              <w:t>:</w:t>
            </w:r>
            <w:proofErr w:type="spellStart"/>
            <w:r w:rsidRPr="00A9323B">
              <w:rPr>
                <w:rFonts w:ascii="Arial" w:hAnsi="Arial" w:cs="Arial"/>
              </w:rPr>
              <w:t>isVersionOf</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dcat</w:t>
            </w:r>
            <w:r w:rsidRPr="00A9323B">
              <w:rPr>
                <w:rFonts w:ascii="Arial" w:hAnsi="Arial" w:cs="Arial"/>
              </w:rPr>
              <w:t>:Dataset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refers to a related Dataset of which the described Dataset is a version, edition, or adaptation.</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A85AD5">
        <w:trPr>
          <w:cantSplit/>
          <w:trHeight w:hRule="exact" w:val="1504"/>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lastRenderedPageBreak/>
              <w:t>3.23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landing page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dcat</w:t>
            </w:r>
            <w:r w:rsidRPr="00A9323B">
              <w:rPr>
                <w:rFonts w:ascii="Arial" w:hAnsi="Arial" w:cs="Arial"/>
              </w:rPr>
              <w:t>:</w:t>
            </w:r>
            <w:proofErr w:type="spellStart"/>
            <w:r w:rsidRPr="00A9323B">
              <w:rPr>
                <w:rFonts w:ascii="Arial" w:hAnsi="Arial" w:cs="Arial"/>
              </w:rPr>
              <w:t>landingPage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foaf</w:t>
            </w:r>
            <w:r w:rsidRPr="00A9323B">
              <w:rPr>
                <w:rFonts w:ascii="Arial" w:hAnsi="Arial" w:cs="Arial"/>
                <w:noProof/>
              </w:rPr>
              <w:t>:Document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refers to a web page that provides access to the Dataset, its Distributions and/or additional information. It is intended to point to a landing page at the original data provider, not to a page on a site of a third party, such as an aggregator.</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8713E3">
        <w:trPr>
          <w:cantSplit/>
          <w:trHeight w:hRule="exact" w:val="163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3.24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del w:id="804" w:author="lubrich" w:date="2020-04-02T15:30:00Z">
              <w:r w:rsidRPr="00BF6741" w:rsidDel="00833247">
                <w:rPr>
                  <w:rFonts w:cs="Arial"/>
                  <w:iCs/>
                  <w:sz w:val="14"/>
                  <w:szCs w:val="14"/>
                </w:rPr>
                <w:delText>O</w:delText>
              </w:r>
            </w:del>
            <w:ins w:id="805" w:author="lubrich" w:date="2020-04-02T15:30:00Z">
              <w:r>
                <w:rPr>
                  <w:rFonts w:cs="Arial"/>
                  <w:iCs/>
                  <w:sz w:val="14"/>
                  <w:szCs w:val="14"/>
                </w:rPr>
                <w:t>M</w:t>
              </w:r>
            </w:ins>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language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dct:language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dct:LinguisticSystem</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806" w:author="lubrich" w:date="2020-04-02T15:45:00Z"/>
                <w:rFonts w:ascii="Arial" w:hAnsi="Arial" w:cs="Arial"/>
              </w:rPr>
            </w:pPr>
            <w:r w:rsidRPr="00A9323B">
              <w:rPr>
                <w:rFonts w:ascii="Arial" w:hAnsi="Arial" w:cs="Arial"/>
              </w:rPr>
              <w:t>This property refers to a language of the Dataset. This property can be repeated if there are multiple languages in the Dataset.</w:t>
            </w:r>
          </w:p>
          <w:p w:rsidR="00D038A9" w:rsidRPr="00CE12D8" w:rsidRDefault="00D038A9" w:rsidP="008713E3">
            <w:pPr>
              <w:pStyle w:val="Tableentry"/>
              <w:jc w:val="left"/>
              <w:rPr>
                <w:ins w:id="807" w:author="lubrich" w:date="2020-04-02T15:45:00Z"/>
                <w:rFonts w:ascii="Arial" w:hAnsi="Arial" w:cs="Arial"/>
              </w:rPr>
            </w:pPr>
            <w:ins w:id="808" w:author="lubrich" w:date="2020-04-02T15:45:00Z">
              <w:r>
                <w:rPr>
                  <w:rFonts w:ascii="Arial" w:hAnsi="Arial" w:cs="Arial"/>
                </w:rPr>
                <w:t>A c</w:t>
              </w:r>
              <w:r w:rsidRPr="00CE12D8">
                <w:rPr>
                  <w:rFonts w:ascii="Arial" w:hAnsi="Arial" w:cs="Arial"/>
                </w:rPr>
                <w:t xml:space="preserve">ontrolled </w:t>
              </w:r>
            </w:ins>
            <w:ins w:id="809" w:author="lubrich" w:date="2020-04-09T18:04:00Z">
              <w:r w:rsidR="00B81D77">
                <w:rPr>
                  <w:rFonts w:ascii="Arial" w:hAnsi="Arial" w:cs="Arial"/>
                </w:rPr>
                <w:t>vocabulary is to be used, see section 6.2.</w:t>
              </w:r>
            </w:ins>
          </w:p>
          <w:p w:rsidR="004B2B39" w:rsidRDefault="00D038A9">
            <w:pPr>
              <w:pStyle w:val="Tableentry"/>
              <w:jc w:val="left"/>
              <w:rPr>
                <w:rFonts w:ascii="Arial" w:hAnsi="Arial" w:cs="Arial"/>
              </w:rPr>
            </w:pPr>
            <w:ins w:id="810" w:author="lubrich" w:date="2020-04-02T15:26:00Z">
              <w:r w:rsidRPr="00CE12D8">
                <w:rPr>
                  <w:rFonts w:ascii="Arial" w:hAnsi="Arial" w:cs="Arial"/>
                </w:rPr>
                <w:t>C</w:t>
              </w:r>
              <w:r>
                <w:rPr>
                  <w:rFonts w:ascii="Arial" w:hAnsi="Arial" w:cs="Arial"/>
                </w:rPr>
                <w:t>orresponds to CMC element 2.2.</w:t>
              </w:r>
            </w:ins>
            <w:ins w:id="811" w:author="lubrich" w:date="2020-04-02T15:28:00Z">
              <w:r>
                <w:rPr>
                  <w:rFonts w:ascii="Arial" w:hAnsi="Arial" w:cs="Arial"/>
                </w:rPr>
                <w:t>2.7</w:t>
              </w:r>
            </w:ins>
            <w:ins w:id="812" w:author="lubrich" w:date="2020-04-02T15:26:00Z">
              <w:r w:rsidRPr="00CE12D8">
                <w:rPr>
                  <w:rFonts w:ascii="Arial" w:hAnsi="Arial" w:cs="Arial"/>
                </w:rPr>
                <w:t xml:space="preserve"> </w:t>
              </w:r>
            </w:ins>
            <w:ins w:id="813" w:author="lubrich" w:date="2020-04-02T15:28:00Z">
              <w:r>
                <w:rPr>
                  <w:rFonts w:ascii="Arial" w:hAnsi="Arial" w:cs="Arial"/>
                </w:rPr>
                <w:t xml:space="preserve">Dataset </w:t>
              </w:r>
            </w:ins>
            <w:ins w:id="814" w:author="lubrich" w:date="2020-04-02T15:26:00Z">
              <w:r w:rsidRPr="00CE12D8">
                <w:rPr>
                  <w:rFonts w:ascii="Arial" w:hAnsi="Arial" w:cs="Arial"/>
                </w:rPr>
                <w:t>Language.</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del w:id="815" w:author="lubrich" w:date="2020-04-02T15:30:00Z">
              <w:r w:rsidRPr="00A9323B">
                <w:rPr>
                  <w:rFonts w:ascii="Arial" w:hAnsi="Arial" w:cs="Arial"/>
                </w:rPr>
                <w:delText>0..n</w:delText>
              </w:r>
            </w:del>
            <w:ins w:id="816" w:author="lubrich" w:date="2020-04-02T15:30:00Z">
              <w:r w:rsidR="00D038A9">
                <w:rPr>
                  <w:rFonts w:ascii="Arial" w:hAnsi="Arial" w:cs="Arial"/>
                </w:rPr>
                <w:t>1..n</w:t>
              </w:r>
            </w:ins>
          </w:p>
        </w:tc>
      </w:tr>
      <w:tr w:rsidR="00D038A9" w:rsidRPr="00BF6741" w:rsidTr="00833247">
        <w:trPr>
          <w:cantSplit/>
          <w:trHeight w:hRule="exact" w:val="120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3.25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other identifier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adms:identifier</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adms:Identifier</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 xml:space="preserve">This property refers to a </w:t>
            </w:r>
            <w:r w:rsidRPr="00A9323B">
              <w:rPr>
                <w:rFonts w:ascii="Arial" w:hAnsi="Arial" w:cs="Arial"/>
                <w:noProof/>
              </w:rPr>
              <w:t>secondary</w:t>
            </w:r>
            <w:r w:rsidRPr="00A9323B">
              <w:rPr>
                <w:rFonts w:ascii="Arial" w:hAnsi="Arial" w:cs="Arial"/>
              </w:rPr>
              <w:t xml:space="preserve"> identifier of the Dataset, such as MAST/ADS</w:t>
            </w:r>
            <w:r w:rsidRPr="00A9323B">
              <w:rPr>
                <w:rStyle w:val="Funotenzeichen"/>
                <w:rFonts w:cs="Arial"/>
                <w:sz w:val="14"/>
                <w:szCs w:val="14"/>
              </w:rPr>
              <w:footnoteReference w:id="9"/>
            </w:r>
            <w:r w:rsidRPr="00A9323B">
              <w:rPr>
                <w:rFonts w:ascii="Arial" w:hAnsi="Arial" w:cs="Arial"/>
              </w:rPr>
              <w:t xml:space="preserve">, </w:t>
            </w:r>
            <w:proofErr w:type="spellStart"/>
            <w:r w:rsidRPr="00A9323B">
              <w:rPr>
                <w:rFonts w:ascii="Arial" w:hAnsi="Arial" w:cs="Arial"/>
              </w:rPr>
              <w:t>DataCite</w:t>
            </w:r>
            <w:proofErr w:type="spellEnd"/>
            <w:r w:rsidRPr="00A9323B">
              <w:rPr>
                <w:rStyle w:val="Funotenzeichen"/>
                <w:rFonts w:cs="Arial"/>
                <w:sz w:val="14"/>
                <w:szCs w:val="14"/>
              </w:rPr>
              <w:footnoteReference w:id="10"/>
            </w:r>
            <w:r w:rsidRPr="00A9323B">
              <w:rPr>
                <w:rFonts w:ascii="Arial" w:hAnsi="Arial" w:cs="Arial"/>
              </w:rPr>
              <w:t>, DOI</w:t>
            </w:r>
            <w:r w:rsidRPr="00A9323B">
              <w:rPr>
                <w:rStyle w:val="Funotenzeichen"/>
                <w:rFonts w:cs="Arial"/>
                <w:sz w:val="14"/>
                <w:szCs w:val="14"/>
              </w:rPr>
              <w:footnoteReference w:id="11"/>
            </w:r>
            <w:r w:rsidRPr="00A9323B">
              <w:rPr>
                <w:rFonts w:ascii="Arial" w:hAnsi="Arial" w:cs="Arial"/>
              </w:rPr>
              <w:t>, EZID</w:t>
            </w:r>
            <w:r w:rsidRPr="00A9323B">
              <w:rPr>
                <w:rStyle w:val="Funotenzeichen"/>
                <w:rFonts w:cs="Arial"/>
                <w:sz w:val="14"/>
                <w:szCs w:val="14"/>
              </w:rPr>
              <w:footnoteReference w:id="12"/>
            </w:r>
            <w:r w:rsidRPr="00A9323B">
              <w:rPr>
                <w:rFonts w:ascii="Arial" w:hAnsi="Arial" w:cs="Arial"/>
              </w:rPr>
              <w:t xml:space="preserve"> or W3ID</w:t>
            </w:r>
            <w:r w:rsidRPr="00A9323B">
              <w:rPr>
                <w:rStyle w:val="Funotenzeichen"/>
                <w:rFonts w:cs="Arial"/>
                <w:sz w:val="14"/>
                <w:szCs w:val="14"/>
              </w:rPr>
              <w:footnoteReference w:id="13"/>
            </w:r>
            <w:r w:rsidRPr="00A9323B">
              <w:rPr>
                <w:rFonts w:ascii="Arial" w:hAnsi="Arial" w:cs="Arial"/>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BF6741">
        <w:trPr>
          <w:cantSplit/>
          <w:trHeight w:hRule="exact" w:val="63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3.26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provenance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dct</w:t>
            </w:r>
            <w:r w:rsidRPr="00A9323B">
              <w:rPr>
                <w:rFonts w:ascii="Arial" w:hAnsi="Arial" w:cs="Arial"/>
              </w:rPr>
              <w:t>:provenance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dct:ProvenanceStatement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contains a statement about the lineage of a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833247">
        <w:trPr>
          <w:cantSplit/>
          <w:trHeight w:hRule="exact" w:val="82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3.27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 xml:space="preserve">qualified attribution </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noProof/>
              </w:rPr>
            </w:pPr>
            <w:proofErr w:type="spellStart"/>
            <w:r w:rsidRPr="00A9323B">
              <w:rPr>
                <w:rFonts w:ascii="Arial" w:hAnsi="Arial" w:cs="Arial"/>
              </w:rPr>
              <w:t>prov:qualifiedAttribution</w:t>
            </w:r>
            <w:proofErr w:type="spellEnd"/>
            <w:r w:rsidRPr="00A9323B">
              <w:rPr>
                <w:rFonts w:ascii="Arial" w:hAnsi="Arial" w:cs="Arial"/>
              </w:rPr>
              <w:t xml:space="preserve"> </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prov:Attribution</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 xml:space="preserve">This property refers to a </w:t>
            </w:r>
            <w:proofErr w:type="spellStart"/>
            <w:r w:rsidRPr="00A9323B">
              <w:rPr>
                <w:rFonts w:ascii="Arial" w:hAnsi="Arial" w:cs="Arial"/>
              </w:rPr>
              <w:t>liink</w:t>
            </w:r>
            <w:proofErr w:type="spellEnd"/>
            <w:r w:rsidRPr="00A9323B">
              <w:rPr>
                <w:rFonts w:ascii="Arial" w:hAnsi="Arial" w:cs="Arial"/>
              </w:rPr>
              <w:t xml:space="preserve"> to an Agent having some form of responsibility for the resource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833247">
        <w:trPr>
          <w:cantSplit/>
          <w:trHeight w:hRule="exact" w:val="93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3.28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qualified relation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noProof/>
              </w:rPr>
            </w:pPr>
            <w:r w:rsidRPr="00A9323B">
              <w:rPr>
                <w:rFonts w:ascii="Arial" w:hAnsi="Arial" w:cs="Arial"/>
                <w:noProof/>
              </w:rPr>
              <w:t>dcat:qualifiedRelation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dcat:Relationship</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 xml:space="preserve">This property is about </w:t>
            </w:r>
            <w:proofErr w:type="gramStart"/>
            <w:r w:rsidRPr="00A9323B">
              <w:rPr>
                <w:rFonts w:ascii="Arial" w:hAnsi="Arial" w:cs="Arial"/>
              </w:rPr>
              <w:t>a  related</w:t>
            </w:r>
            <w:proofErr w:type="gramEnd"/>
            <w:r w:rsidRPr="00A9323B">
              <w:rPr>
                <w:rFonts w:ascii="Arial" w:hAnsi="Arial" w:cs="Arial"/>
              </w:rPr>
              <w:t xml:space="preserve"> resource, such as a </w:t>
            </w:r>
            <w:ins w:id="817" w:author="lubrich" w:date="2020-04-02T15:39:00Z">
              <w:r w:rsidR="00D038A9">
                <w:rPr>
                  <w:rFonts w:ascii="Arial" w:hAnsi="Arial" w:cs="Arial"/>
                </w:rPr>
                <w:t xml:space="preserve">bibliographic </w:t>
              </w:r>
            </w:ins>
            <w:r w:rsidRPr="00A9323B">
              <w:rPr>
                <w:rFonts w:ascii="Arial" w:hAnsi="Arial" w:cs="Arial"/>
              </w:rPr>
              <w:t>publication, that references, cites, or otherwise points to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833247">
        <w:trPr>
          <w:cantSplit/>
          <w:trHeight w:hRule="exact" w:val="134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3.29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related resource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dct</w:t>
            </w:r>
            <w:r w:rsidRPr="00A9323B">
              <w:rPr>
                <w:rFonts w:ascii="Arial" w:hAnsi="Arial" w:cs="Arial"/>
              </w:rPr>
              <w:t>:relation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rdfs:Resource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818" w:author="lubrich" w:date="2020-04-02T15:36:00Z"/>
                <w:rFonts w:ascii="Arial" w:hAnsi="Arial" w:cs="Arial"/>
              </w:rPr>
            </w:pPr>
            <w:r w:rsidRPr="00A9323B">
              <w:rPr>
                <w:rFonts w:ascii="Arial" w:hAnsi="Arial" w:cs="Arial"/>
              </w:rPr>
              <w:t>This property refers to a related resource.</w:t>
            </w:r>
          </w:p>
          <w:p w:rsidR="004B2B39" w:rsidRDefault="00D038A9">
            <w:pPr>
              <w:pStyle w:val="Tableentry"/>
              <w:jc w:val="left"/>
              <w:rPr>
                <w:rFonts w:ascii="Arial" w:hAnsi="Arial" w:cs="Arial"/>
              </w:rPr>
            </w:pPr>
            <w:ins w:id="819" w:author="lubrich" w:date="2020-04-02T15:36:00Z">
              <w:r>
                <w:rPr>
                  <w:rFonts w:ascii="Arial" w:hAnsi="Arial" w:cs="Arial"/>
                </w:rPr>
                <w:t xml:space="preserve">It may be a link between two NAP publications, e.g. one publication with static parking data, and one with dynamic parking data. both </w:t>
              </w:r>
            </w:ins>
            <w:ins w:id="820" w:author="lubrich" w:date="2020-04-02T15:37:00Z">
              <w:r>
                <w:rPr>
                  <w:rFonts w:ascii="Arial" w:hAnsi="Arial" w:cs="Arial"/>
                </w:rPr>
                <w:t xml:space="preserve">covering the same parking </w:t>
              </w:r>
              <w:proofErr w:type="spellStart"/>
              <w:r>
                <w:rPr>
                  <w:rFonts w:ascii="Arial" w:hAnsi="Arial" w:cs="Arial"/>
                </w:rPr>
                <w:t>facilitites</w:t>
              </w:r>
            </w:ins>
            <w:proofErr w:type="spellEnd"/>
            <w:ins w:id="821" w:author="lubrich" w:date="2020-04-02T15:36:00Z">
              <w:r>
                <w:rPr>
                  <w:rFonts w:ascii="Arial" w:hAnsi="Arial" w:cs="Arial"/>
                </w:rPr>
                <w:t xml:space="preserve"> </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833247">
        <w:trPr>
          <w:cantSplit/>
          <w:trHeight w:hRule="exact" w:val="93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3.30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release date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dct</w:t>
            </w:r>
            <w:r w:rsidRPr="00A9323B">
              <w:rPr>
                <w:rFonts w:ascii="Arial" w:hAnsi="Arial" w:cs="Arial"/>
              </w:rPr>
              <w:t>:issued</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rdfs</w:t>
            </w:r>
            <w:r w:rsidRPr="00A9323B">
              <w:rPr>
                <w:rFonts w:ascii="Arial" w:hAnsi="Arial" w:cs="Arial"/>
              </w:rPr>
              <w:t xml:space="preserve">:Literal typed as </w:t>
            </w:r>
            <w:proofErr w:type="spellStart"/>
            <w:r w:rsidRPr="00A9323B">
              <w:rPr>
                <w:rFonts w:ascii="Arial" w:hAnsi="Arial" w:cs="Arial"/>
              </w:rPr>
              <w:t>xsd:date</w:t>
            </w:r>
            <w:proofErr w:type="spellEnd"/>
            <w:r w:rsidRPr="00A9323B">
              <w:rPr>
                <w:rFonts w:ascii="Arial" w:hAnsi="Arial" w:cs="Arial"/>
              </w:rPr>
              <w:t xml:space="preserve"> or </w:t>
            </w:r>
            <w:proofErr w:type="spellStart"/>
            <w:r w:rsidRPr="00A9323B">
              <w:rPr>
                <w:rFonts w:ascii="Arial" w:hAnsi="Arial" w:cs="Arial"/>
              </w:rPr>
              <w:t>xsd:dateTime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 xml:space="preserve">This property contains the date of formal issuance </w:t>
            </w:r>
            <w:del w:id="822" w:author="lubrich" w:date="2020-04-02T15:38:00Z">
              <w:r w:rsidRPr="00A9323B">
                <w:rPr>
                  <w:rFonts w:ascii="Arial" w:hAnsi="Arial" w:cs="Arial"/>
                </w:rPr>
                <w:delText xml:space="preserve">(e.g., publication) </w:delText>
              </w:r>
            </w:del>
            <w:r w:rsidRPr="00A9323B">
              <w:rPr>
                <w:rFonts w:ascii="Arial" w:hAnsi="Arial" w:cs="Arial"/>
              </w:rPr>
              <w:t>of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0..1</w:t>
            </w:r>
          </w:p>
        </w:tc>
      </w:tr>
      <w:tr w:rsidR="00D038A9" w:rsidRPr="00BF6741" w:rsidTr="008713E3">
        <w:trPr>
          <w:cantSplit/>
          <w:trHeight w:hRule="exact" w:val="65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lastRenderedPageBreak/>
              <w:t>3.31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sample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adms:sample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dcat:Distribution</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refers to a sample distribution of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8713E3">
        <w:trPr>
          <w:cantSplit/>
          <w:trHeight w:hRule="exact" w:val="79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3.32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source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dct:source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dcat</w:t>
            </w:r>
            <w:r w:rsidRPr="00A9323B">
              <w:rPr>
                <w:rFonts w:ascii="Arial" w:hAnsi="Arial" w:cs="Arial"/>
                <w:noProof/>
              </w:rPr>
              <w:t>:Dataset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refers to a related Dataset from which the described Dataset is derived.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8713E3">
        <w:trPr>
          <w:cantSplit/>
          <w:trHeight w:hRule="exact" w:val="78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3.33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spatial resolution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dcat:spatialResolutionInMeters</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xsd:decimal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refers to the minimum spatial separation resolvable in a dataset, measured in meters.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8713E3">
        <w:trPr>
          <w:cantSplit/>
          <w:trHeight w:hRule="exact" w:val="51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3.34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temporal resolution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dcat:temporalResolution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xsd:duration</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refers to the minimum time period resolvable in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651AC2">
        <w:trPr>
          <w:cantSplit/>
          <w:trHeight w:hRule="exact" w:val="362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3.35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type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dct:type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skos</w:t>
            </w:r>
            <w:r w:rsidRPr="00A9323B">
              <w:rPr>
                <w:rFonts w:ascii="Arial" w:hAnsi="Arial" w:cs="Arial"/>
              </w:rPr>
              <w:t>:Concept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651AC2" w:rsidRDefault="00A9323B" w:rsidP="00651AC2">
            <w:pPr>
              <w:pStyle w:val="Tableentry"/>
              <w:rPr>
                <w:ins w:id="823" w:author="lubrich" w:date="2020-04-09T15:44:00Z"/>
                <w:rFonts w:ascii="Arial" w:hAnsi="Arial" w:cs="Arial"/>
              </w:rPr>
            </w:pPr>
            <w:r w:rsidRPr="00A9323B">
              <w:rPr>
                <w:rFonts w:ascii="Arial" w:hAnsi="Arial" w:cs="Arial"/>
              </w:rPr>
              <w:t xml:space="preserve">This property </w:t>
            </w:r>
            <w:del w:id="824" w:author="lubrich" w:date="2020-04-09T15:41:00Z">
              <w:r w:rsidRPr="00A9323B" w:rsidDel="00651AC2">
                <w:rPr>
                  <w:rFonts w:ascii="Arial" w:hAnsi="Arial" w:cs="Arial"/>
                </w:rPr>
                <w:delText>refers to</w:delText>
              </w:r>
            </w:del>
            <w:del w:id="825" w:author="lubrich" w:date="2020-04-09T15:43:00Z">
              <w:r w:rsidR="00651AC2" w:rsidDel="00651AC2">
                <w:rPr>
                  <w:rFonts w:ascii="Arial" w:hAnsi="Arial" w:cs="Arial"/>
                </w:rPr>
                <w:delText xml:space="preserve"> </w:delText>
              </w:r>
              <w:r w:rsidR="00651AC2" w:rsidRPr="00A9323B" w:rsidDel="00651AC2">
                <w:rPr>
                  <w:rFonts w:ascii="Arial" w:hAnsi="Arial" w:cs="Arial"/>
                </w:rPr>
                <w:delText>the type of the Dataset. A controlled vocabulary for the values has not been established.</w:delText>
              </w:r>
            </w:del>
            <w:ins w:id="826" w:author="lubrich" w:date="2020-04-09T15:41:00Z">
              <w:r w:rsidR="00651AC2">
                <w:rPr>
                  <w:rFonts w:ascii="Arial" w:hAnsi="Arial" w:cs="Arial"/>
                </w:rPr>
                <w:t>c</w:t>
              </w:r>
              <w:r w:rsidR="00651AC2" w:rsidRPr="00651AC2">
                <w:rPr>
                  <w:rFonts w:ascii="Arial" w:hAnsi="Arial" w:cs="Arial"/>
                </w:rPr>
                <w:t>lassifies the resource of the publication, depending on if it is a</w:t>
              </w:r>
              <w:r w:rsidR="00651AC2">
                <w:rPr>
                  <w:rFonts w:ascii="Arial" w:hAnsi="Arial" w:cs="Arial"/>
                </w:rPr>
                <w:t xml:space="preserve"> conventional</w:t>
              </w:r>
              <w:r w:rsidR="00651AC2" w:rsidRPr="00651AC2">
                <w:rPr>
                  <w:rFonts w:ascii="Arial" w:hAnsi="Arial" w:cs="Arial"/>
                </w:rPr>
                <w:t xml:space="preserve"> “data set” or a “service” (referring to the ability of NAPs to allow discovery of services, see the definitions on page 8). This </w:t>
              </w:r>
            </w:ins>
            <w:ins w:id="827" w:author="lubrich" w:date="2020-04-09T15:42:00Z">
              <w:r w:rsidR="00651AC2">
                <w:rPr>
                  <w:rFonts w:ascii="Arial" w:hAnsi="Arial" w:cs="Arial"/>
                </w:rPr>
                <w:t xml:space="preserve">also </w:t>
              </w:r>
            </w:ins>
            <w:ins w:id="828" w:author="lubrich" w:date="2020-04-09T15:41:00Z">
              <w:r w:rsidR="00651AC2" w:rsidRPr="00651AC2">
                <w:rPr>
                  <w:rFonts w:ascii="Arial" w:hAnsi="Arial" w:cs="Arial"/>
                </w:rPr>
                <w:t>allows distinguishing what the publication is aimed for in the context of EU Regulation 2017/1926. As an example for public transport, a “service” may enable Open Journey Planners, while a “data set” would enable a conventional routing service.</w:t>
              </w:r>
            </w:ins>
          </w:p>
          <w:p w:rsidR="00651AC2" w:rsidRPr="00CE12D8" w:rsidRDefault="00651AC2" w:rsidP="00651AC2">
            <w:pPr>
              <w:pStyle w:val="Tableentry"/>
              <w:jc w:val="left"/>
              <w:rPr>
                <w:ins w:id="829" w:author="lubrich" w:date="2020-04-09T15:44:00Z"/>
                <w:rFonts w:ascii="Arial" w:hAnsi="Arial" w:cs="Arial"/>
              </w:rPr>
            </w:pPr>
            <w:ins w:id="830" w:author="lubrich" w:date="2020-04-09T15:44:00Z">
              <w:r>
                <w:rPr>
                  <w:rFonts w:ascii="Arial" w:hAnsi="Arial" w:cs="Arial"/>
                </w:rPr>
                <w:t>A c</w:t>
              </w:r>
              <w:r w:rsidRPr="00CE12D8">
                <w:rPr>
                  <w:rFonts w:ascii="Arial" w:hAnsi="Arial" w:cs="Arial"/>
                </w:rPr>
                <w:t xml:space="preserve">ontrolled </w:t>
              </w:r>
            </w:ins>
            <w:ins w:id="831" w:author="lubrich" w:date="2020-04-09T18:04:00Z">
              <w:r w:rsidR="00B81D77">
                <w:rPr>
                  <w:rFonts w:ascii="Arial" w:hAnsi="Arial" w:cs="Arial"/>
                </w:rPr>
                <w:t>vocabulary is to be used, see section 6.2.</w:t>
              </w:r>
            </w:ins>
          </w:p>
          <w:p w:rsidR="00651AC2" w:rsidRDefault="00A9323B" w:rsidP="00651AC2">
            <w:pPr>
              <w:pStyle w:val="Tableentry"/>
              <w:jc w:val="left"/>
              <w:rPr>
                <w:rFonts w:ascii="Arial" w:hAnsi="Arial" w:cs="Arial"/>
              </w:rPr>
            </w:pPr>
            <w:r w:rsidRPr="00A9323B">
              <w:rPr>
                <w:rFonts w:ascii="Arial" w:hAnsi="Arial" w:cs="Arial"/>
              </w:rPr>
              <w:t xml:space="preserve"> </w:t>
            </w:r>
            <w:ins w:id="832" w:author="lubrich" w:date="2020-04-09T15:43:00Z">
              <w:r w:rsidR="00651AC2" w:rsidRPr="00CE12D8">
                <w:rPr>
                  <w:rFonts w:ascii="Arial" w:hAnsi="Arial" w:cs="Arial"/>
                </w:rPr>
                <w:t>C</w:t>
              </w:r>
              <w:r w:rsidR="00651AC2">
                <w:rPr>
                  <w:rFonts w:ascii="Arial" w:hAnsi="Arial" w:cs="Arial"/>
                </w:rPr>
                <w:t>orresponds to CMC element 2.2.2.3</w:t>
              </w:r>
              <w:r w:rsidR="00651AC2" w:rsidRPr="00CE12D8">
                <w:rPr>
                  <w:rFonts w:ascii="Arial" w:hAnsi="Arial" w:cs="Arial"/>
                </w:rPr>
                <w:t xml:space="preserve"> </w:t>
              </w:r>
            </w:ins>
            <w:ins w:id="833" w:author="lubrich" w:date="2020-04-09T15:44:00Z">
              <w:r w:rsidR="00651AC2">
                <w:rPr>
                  <w:rFonts w:ascii="Arial" w:hAnsi="Arial" w:cs="Arial"/>
                </w:rPr>
                <w:t xml:space="preserve">Resource </w:t>
              </w:r>
              <w:proofErr w:type="spellStart"/>
              <w:r w:rsidR="00651AC2">
                <w:rPr>
                  <w:rFonts w:ascii="Arial" w:hAnsi="Arial" w:cs="Arial"/>
                </w:rPr>
                <w:t>Ttype</w:t>
              </w:r>
            </w:ins>
            <w:proofErr w:type="spellEnd"/>
            <w:ins w:id="834" w:author="lubrich" w:date="2020-04-09T15:43:00Z">
              <w:r w:rsidR="00651AC2" w:rsidRPr="00CE12D8">
                <w:rPr>
                  <w:rFonts w:ascii="Arial" w:hAnsi="Arial" w:cs="Arial"/>
                </w:rPr>
                <w:t>.</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0..1</w:t>
            </w:r>
          </w:p>
        </w:tc>
      </w:tr>
      <w:tr w:rsidR="00D038A9" w:rsidRPr="00BF6741" w:rsidTr="008713E3">
        <w:trPr>
          <w:cantSplit/>
          <w:trHeight w:hRule="exact" w:val="80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3.36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update/ modification date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dct:modified</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rdfs</w:t>
            </w:r>
            <w:r w:rsidRPr="00A9323B">
              <w:rPr>
                <w:rFonts w:ascii="Arial" w:hAnsi="Arial" w:cs="Arial"/>
              </w:rPr>
              <w:t xml:space="preserve">:Literal typed as </w:t>
            </w:r>
            <w:proofErr w:type="spellStart"/>
            <w:r w:rsidRPr="00A9323B">
              <w:rPr>
                <w:rFonts w:ascii="Arial" w:hAnsi="Arial" w:cs="Arial"/>
                <w:noProof/>
              </w:rPr>
              <w:t>xsd</w:t>
            </w:r>
            <w:r w:rsidRPr="00A9323B">
              <w:rPr>
                <w:rFonts w:ascii="Arial" w:hAnsi="Arial" w:cs="Arial"/>
              </w:rPr>
              <w:t>:date</w:t>
            </w:r>
            <w:proofErr w:type="spellEnd"/>
            <w:r w:rsidRPr="00A9323B">
              <w:rPr>
                <w:rFonts w:ascii="Arial" w:hAnsi="Arial" w:cs="Arial"/>
              </w:rPr>
              <w:t xml:space="preserve"> or </w:t>
            </w:r>
            <w:proofErr w:type="spellStart"/>
            <w:r w:rsidRPr="00A9323B">
              <w:rPr>
                <w:rFonts w:ascii="Arial" w:hAnsi="Arial" w:cs="Arial"/>
                <w:noProof/>
              </w:rPr>
              <w:t>xsd</w:t>
            </w:r>
            <w:r w:rsidRPr="00A9323B">
              <w:rPr>
                <w:rFonts w:ascii="Arial" w:hAnsi="Arial" w:cs="Arial"/>
              </w:rPr>
              <w:t>:dateTime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contains the most recent date on which the Dataset was changed or modified.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0..1</w:t>
            </w:r>
          </w:p>
        </w:tc>
      </w:tr>
      <w:tr w:rsidR="00D038A9" w:rsidRPr="00BF6741" w:rsidTr="008713E3">
        <w:trPr>
          <w:cantSplit/>
          <w:trHeight w:hRule="exact" w:val="64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3.37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version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owl:versionInfo</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rdfs:Literal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contains a version number or other version designation of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0..1</w:t>
            </w:r>
          </w:p>
        </w:tc>
      </w:tr>
      <w:tr w:rsidR="00D038A9" w:rsidRPr="00BF6741" w:rsidTr="008713E3">
        <w:trPr>
          <w:cantSplit/>
          <w:trHeight w:hRule="exact" w:val="122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3.38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version notes</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noProof/>
              </w:rPr>
              <w:t>adms</w:t>
            </w:r>
            <w:r w:rsidRPr="00A9323B">
              <w:rPr>
                <w:rFonts w:ascii="Arial" w:hAnsi="Arial" w:cs="Arial"/>
              </w:rPr>
              <w:t>:</w:t>
            </w:r>
            <w:proofErr w:type="spellStart"/>
            <w:r w:rsidRPr="00A9323B">
              <w:rPr>
                <w:rFonts w:ascii="Arial" w:hAnsi="Arial" w:cs="Arial"/>
                <w:noProof/>
              </w:rPr>
              <w:t>versionNotes</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noProof/>
              </w:rPr>
              <w:t>rdfs:Literal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contains a description of the differences between this version and a previous version of the Dataset. This property can be repeated for parallel language versions of the version notes.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8713E3">
        <w:trPr>
          <w:cantSplit/>
          <w:trHeight w:hRule="exact" w:val="92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3.39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r w:rsidRPr="00BF674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was generated by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noProof/>
              </w:rPr>
            </w:pPr>
            <w:proofErr w:type="spellStart"/>
            <w:r w:rsidRPr="00A9323B">
              <w:rPr>
                <w:rFonts w:ascii="Arial" w:hAnsi="Arial" w:cs="Arial"/>
              </w:rPr>
              <w:t>prov:wasGeneratedBy</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noProof/>
              </w:rPr>
            </w:pPr>
            <w:r w:rsidRPr="00A9323B">
              <w:rPr>
                <w:rFonts w:ascii="Arial" w:hAnsi="Arial" w:cs="Arial"/>
                <w:noProof/>
              </w:rPr>
              <w:t>prov:Activity</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refers to an activity that generated, or provides the business context for, the creation of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0..n</w:t>
            </w:r>
          </w:p>
        </w:tc>
      </w:tr>
      <w:tr w:rsidR="00D038A9" w:rsidRPr="00BF6741" w:rsidTr="00BF6741">
        <w:trPr>
          <w:cantSplit/>
          <w:trHeight w:hRule="exact" w:val="234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lastRenderedPageBreak/>
              <w:t>3.40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D038A9" w:rsidP="00BF6741">
            <w:pPr>
              <w:pStyle w:val="Paragraphe"/>
              <w:spacing w:after="0" w:line="240" w:lineRule="auto"/>
              <w:ind w:left="0"/>
              <w:jc w:val="left"/>
              <w:rPr>
                <w:rFonts w:cs="Arial"/>
                <w:iCs/>
                <w:sz w:val="14"/>
                <w:szCs w:val="14"/>
              </w:rPr>
            </w:pPr>
            <w:ins w:id="835" w:author="lubrich" w:date="2020-04-02T15:49:00Z">
              <w:r>
                <w:rPr>
                  <w:rFonts w:cs="Arial"/>
                  <w:iCs/>
                  <w:sz w:val="14"/>
                  <w:szCs w:val="14"/>
                </w:rPr>
                <w:t>R</w:t>
              </w:r>
            </w:ins>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D038A9">
            <w:pPr>
              <w:pStyle w:val="Tableentry"/>
              <w:jc w:val="left"/>
              <w:rPr>
                <w:rFonts w:ascii="Arial" w:hAnsi="Arial" w:cs="Arial"/>
              </w:rPr>
            </w:pPr>
            <w:commentRangeStart w:id="836"/>
            <w:ins w:id="837" w:author="lubrich" w:date="2020-04-02T15:59:00Z">
              <w:r w:rsidRPr="00194CCC">
                <w:rPr>
                  <w:rFonts w:ascii="Arial" w:hAnsi="Arial" w:cs="Arial"/>
                </w:rPr>
                <w:t>service type category</w:t>
              </w:r>
            </w:ins>
            <w:commentRangeEnd w:id="836"/>
            <w:ins w:id="838" w:author="lubrich" w:date="2020-04-02T16:00:00Z">
              <w:r>
                <w:rPr>
                  <w:rStyle w:val="Kommentarzeichen"/>
                  <w:rFonts w:ascii="Arial" w:hAnsi="Arial"/>
                  <w:lang w:eastAsia="fr-FR"/>
                </w:rPr>
                <w:commentReference w:id="836"/>
              </w:r>
            </w:ins>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D038A9">
            <w:pPr>
              <w:pStyle w:val="Tableentry"/>
              <w:jc w:val="left"/>
              <w:rPr>
                <w:rFonts w:ascii="Arial" w:hAnsi="Arial" w:cs="Arial"/>
              </w:rPr>
            </w:pPr>
            <w:proofErr w:type="spellStart"/>
            <w:ins w:id="839" w:author="lubrich" w:date="2020-04-02T15:59:00Z">
              <w:r w:rsidRPr="00194CCC">
                <w:rPr>
                  <w:rFonts w:ascii="Arial" w:hAnsi="Arial" w:cs="Arial"/>
                </w:rPr>
                <w:t>dcatnap:serviceTypeCategory</w:t>
              </w:r>
            </w:ins>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D038A9">
            <w:pPr>
              <w:pStyle w:val="Tableentry"/>
              <w:jc w:val="left"/>
              <w:rPr>
                <w:rFonts w:ascii="Arial" w:hAnsi="Arial" w:cs="Arial"/>
              </w:rPr>
            </w:pPr>
            <w:proofErr w:type="spellStart"/>
            <w:ins w:id="840" w:author="lubrich" w:date="2020-04-02T15:59:00Z">
              <w:r w:rsidRPr="00194CCC">
                <w:rPr>
                  <w:rFonts w:ascii="Arial" w:hAnsi="Arial" w:cs="Arial"/>
                </w:rPr>
                <w:t>rdfs:Resource</w:t>
              </w:r>
            </w:ins>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841" w:author="lubrich" w:date="2020-04-02T15:45:00Z"/>
                <w:rFonts w:ascii="Arial" w:hAnsi="Arial" w:cs="Arial"/>
              </w:rPr>
            </w:pPr>
            <w:r w:rsidRPr="00A9323B">
              <w:rPr>
                <w:rFonts w:ascii="Arial" w:hAnsi="Arial" w:cs="Arial"/>
              </w:rPr>
              <w:t xml:space="preserve">This property </w:t>
            </w:r>
            <w:ins w:id="842" w:author="lubrich" w:date="2020-04-02T15:48:00Z">
              <w:r w:rsidR="00D038A9" w:rsidRPr="00194CCC">
                <w:rPr>
                  <w:rFonts w:ascii="Arial" w:hAnsi="Arial" w:cs="Arial"/>
                </w:rPr>
                <w:t>refers to</w:t>
              </w:r>
            </w:ins>
            <w:ins w:id="843" w:author="lubrich" w:date="2020-04-02T15:46:00Z">
              <w:r w:rsidR="00D038A9" w:rsidRPr="00194CCC">
                <w:rPr>
                  <w:rFonts w:ascii="Arial" w:hAnsi="Arial" w:cs="Arial"/>
                </w:rPr>
                <w:t xml:space="preserve"> the classification of a service, in accordance to possible services listed in EU Delegated Regulation 2017/1926 (Priority Action A / Multimodal Travel Information Services).</w:t>
              </w:r>
            </w:ins>
          </w:p>
          <w:p w:rsidR="00D038A9" w:rsidRPr="00194CCC" w:rsidRDefault="00D038A9" w:rsidP="008713E3">
            <w:pPr>
              <w:pStyle w:val="Tableentry"/>
              <w:jc w:val="left"/>
              <w:rPr>
                <w:ins w:id="844" w:author="lubrich" w:date="2020-04-02T15:45:00Z"/>
                <w:rFonts w:ascii="Arial" w:hAnsi="Arial" w:cs="Arial"/>
              </w:rPr>
            </w:pPr>
            <w:ins w:id="845" w:author="lubrich" w:date="2020-04-02T15:45:00Z">
              <w:r w:rsidRPr="00194CCC">
                <w:rPr>
                  <w:rFonts w:ascii="Arial" w:hAnsi="Arial" w:cs="Arial"/>
                </w:rPr>
                <w:t xml:space="preserve">A controlled </w:t>
              </w:r>
            </w:ins>
            <w:ins w:id="846" w:author="lubrich" w:date="2020-04-09T18:04:00Z">
              <w:r w:rsidR="00B81D77">
                <w:rPr>
                  <w:rFonts w:ascii="Arial" w:hAnsi="Arial" w:cs="Arial"/>
                </w:rPr>
                <w:t>vocabulary is to be used, see section 6.2.</w:t>
              </w:r>
            </w:ins>
          </w:p>
          <w:p w:rsidR="004B2B39" w:rsidRDefault="00D038A9">
            <w:pPr>
              <w:pStyle w:val="Tableentry"/>
              <w:jc w:val="left"/>
              <w:rPr>
                <w:rFonts w:ascii="Arial" w:hAnsi="Arial" w:cs="Arial"/>
              </w:rPr>
            </w:pPr>
            <w:ins w:id="847" w:author="lubrich" w:date="2020-04-02T15:45:00Z">
              <w:r w:rsidRPr="00194CCC">
                <w:rPr>
                  <w:rFonts w:ascii="Arial" w:hAnsi="Arial" w:cs="Arial"/>
                </w:rPr>
                <w:t>Corresponds to CMC element 2.2.2.</w:t>
              </w:r>
            </w:ins>
            <w:ins w:id="848" w:author="lubrich" w:date="2020-04-02T15:48:00Z">
              <w:r w:rsidRPr="00194CCC">
                <w:rPr>
                  <w:rFonts w:ascii="Arial" w:hAnsi="Arial" w:cs="Arial"/>
                </w:rPr>
                <w:t>6</w:t>
              </w:r>
            </w:ins>
            <w:ins w:id="849" w:author="lubrich" w:date="2020-04-02T15:45:00Z">
              <w:r w:rsidRPr="00194CCC">
                <w:rPr>
                  <w:rFonts w:ascii="Arial" w:hAnsi="Arial" w:cs="Arial"/>
                </w:rPr>
                <w:t xml:space="preserve"> </w:t>
              </w:r>
            </w:ins>
            <w:ins w:id="850" w:author="lubrich" w:date="2020-04-02T15:48:00Z">
              <w:r w:rsidRPr="00194CCC">
                <w:rPr>
                  <w:rFonts w:ascii="Arial" w:hAnsi="Arial" w:cs="Arial"/>
                </w:rPr>
                <w:t>Service Type Category</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D038A9">
            <w:pPr>
              <w:pStyle w:val="Tableentry"/>
              <w:jc w:val="left"/>
              <w:rPr>
                <w:rFonts w:ascii="Arial" w:hAnsi="Arial" w:cs="Arial"/>
              </w:rPr>
            </w:pPr>
            <w:ins w:id="851" w:author="lubrich" w:date="2020-04-02T15:59:00Z">
              <w:r w:rsidRPr="00194CCC">
                <w:rPr>
                  <w:rFonts w:ascii="Arial" w:hAnsi="Arial" w:cs="Arial"/>
                </w:rPr>
                <w:t>0</w:t>
              </w:r>
              <w:r w:rsidR="00A9323B" w:rsidRPr="00A9323B">
                <w:rPr>
                  <w:rFonts w:ascii="Arial" w:hAnsi="Arial" w:cs="Arial"/>
                </w:rPr>
                <w:t>..</w:t>
              </w:r>
              <w:r w:rsidRPr="00194CCC">
                <w:rPr>
                  <w:rFonts w:ascii="Arial" w:hAnsi="Arial" w:cs="Arial"/>
                </w:rPr>
                <w:t>n</w:t>
              </w:r>
            </w:ins>
          </w:p>
        </w:tc>
      </w:tr>
      <w:tr w:rsidR="00D038A9" w:rsidRPr="00BF6741" w:rsidTr="00C77516">
        <w:trPr>
          <w:cantSplit/>
          <w:trHeight w:hRule="exact" w:val="164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F6741" w:rsidRDefault="004B2B39" w:rsidP="00BF6741">
            <w:pPr>
              <w:pStyle w:val="Paragraphe"/>
              <w:spacing w:after="0" w:line="240" w:lineRule="auto"/>
              <w:ind w:left="0"/>
              <w:jc w:val="left"/>
              <w:rPr>
                <w:rFonts w:cs="Arial"/>
                <w:iCs/>
                <w:sz w:val="14"/>
                <w:szCs w:val="14"/>
              </w:rPr>
            </w:pPr>
            <w:r>
              <w:rPr>
                <w:rFonts w:cs="Arial"/>
                <w:iCs/>
                <w:sz w:val="14"/>
                <w:szCs w:val="14"/>
              </w:rPr>
              <w:t>3.41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194CCC" w:rsidRDefault="00D038A9" w:rsidP="00BF6741">
            <w:pPr>
              <w:pStyle w:val="Paragraphe"/>
              <w:spacing w:after="0" w:line="240" w:lineRule="auto"/>
              <w:ind w:left="0"/>
              <w:jc w:val="left"/>
              <w:rPr>
                <w:rFonts w:cs="Arial"/>
                <w:iCs/>
                <w:sz w:val="14"/>
                <w:szCs w:val="14"/>
              </w:rPr>
            </w:pPr>
            <w:ins w:id="852" w:author="lubrich" w:date="2020-04-02T15:57:00Z">
              <w:r w:rsidRPr="00194CCC">
                <w:rPr>
                  <w:rFonts w:cs="Arial"/>
                  <w:iCs/>
                  <w:sz w:val="14"/>
                  <w:szCs w:val="14"/>
                </w:rPr>
                <w:t>R</w:t>
              </w:r>
            </w:ins>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194CCC" w:rsidRDefault="00D038A9" w:rsidP="00E01651">
            <w:pPr>
              <w:pStyle w:val="Tableentry"/>
              <w:jc w:val="left"/>
              <w:rPr>
                <w:rFonts w:ascii="Arial" w:hAnsi="Arial" w:cs="Arial"/>
              </w:rPr>
            </w:pPr>
            <w:commentRangeStart w:id="853"/>
            <w:proofErr w:type="spellStart"/>
            <w:ins w:id="854" w:author="lubrich" w:date="2020-04-02T15:57:00Z">
              <w:r w:rsidRPr="00194CCC">
                <w:rPr>
                  <w:rFonts w:ascii="Arial" w:hAnsi="Arial" w:cs="Arial"/>
                </w:rPr>
                <w:t>georeferencing</w:t>
              </w:r>
              <w:proofErr w:type="spellEnd"/>
              <w:r w:rsidRPr="00194CCC">
                <w:rPr>
                  <w:rFonts w:ascii="Arial" w:hAnsi="Arial" w:cs="Arial"/>
                </w:rPr>
                <w:t xml:space="preserve"> method</w:t>
              </w:r>
            </w:ins>
            <w:commentRangeEnd w:id="853"/>
            <w:ins w:id="855" w:author="lubrich" w:date="2020-04-02T16:00:00Z">
              <w:r>
                <w:rPr>
                  <w:rStyle w:val="Kommentarzeichen"/>
                  <w:rFonts w:ascii="Arial" w:hAnsi="Arial"/>
                  <w:lang w:eastAsia="fr-FR"/>
                </w:rPr>
                <w:commentReference w:id="853"/>
              </w:r>
            </w:ins>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194CCC" w:rsidRDefault="00D038A9" w:rsidP="00194CCC">
            <w:pPr>
              <w:pStyle w:val="Tableentry"/>
              <w:jc w:val="left"/>
              <w:rPr>
                <w:rFonts w:ascii="Arial" w:hAnsi="Arial" w:cs="Arial"/>
              </w:rPr>
            </w:pPr>
            <w:proofErr w:type="spellStart"/>
            <w:ins w:id="856" w:author="lubrich" w:date="2020-04-02T15:57:00Z">
              <w:r w:rsidRPr="00194CCC">
                <w:rPr>
                  <w:rFonts w:ascii="Arial" w:hAnsi="Arial" w:cs="Arial"/>
                </w:rPr>
                <w:t>dcatnap:geoReferencingMethod</w:t>
              </w:r>
            </w:ins>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194CCC" w:rsidRDefault="00D038A9" w:rsidP="00E01651">
            <w:pPr>
              <w:pStyle w:val="Tableentry"/>
              <w:jc w:val="left"/>
              <w:rPr>
                <w:rFonts w:ascii="Arial" w:hAnsi="Arial" w:cs="Arial"/>
              </w:rPr>
            </w:pPr>
            <w:proofErr w:type="spellStart"/>
            <w:ins w:id="857" w:author="lubrich" w:date="2020-04-02T15:57:00Z">
              <w:r w:rsidRPr="00194CCC">
                <w:rPr>
                  <w:rFonts w:ascii="Arial" w:hAnsi="Arial" w:cs="Arial"/>
                </w:rPr>
                <w:t>rdfs:Resource</w:t>
              </w:r>
            </w:ins>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194CCC" w:rsidRDefault="00D038A9" w:rsidP="00C16965">
            <w:pPr>
              <w:pStyle w:val="Tableentry"/>
              <w:jc w:val="left"/>
              <w:rPr>
                <w:ins w:id="858" w:author="lubrich" w:date="2020-04-02T15:57:00Z"/>
                <w:rFonts w:ascii="Arial" w:hAnsi="Arial" w:cs="Arial"/>
              </w:rPr>
            </w:pPr>
            <w:ins w:id="859" w:author="lubrich" w:date="2020-04-02T15:57:00Z">
              <w:r w:rsidRPr="00194CCC">
                <w:rPr>
                  <w:rFonts w:ascii="Arial" w:hAnsi="Arial" w:cs="Arial"/>
                </w:rPr>
                <w:t xml:space="preserve">This property refers to the </w:t>
              </w:r>
            </w:ins>
            <w:proofErr w:type="spellStart"/>
            <w:ins w:id="860" w:author="lubrich" w:date="2020-04-02T16:01:00Z">
              <w:r w:rsidRPr="00C77516">
                <w:rPr>
                  <w:rFonts w:ascii="Arial" w:hAnsi="Arial" w:cs="Arial"/>
                </w:rPr>
                <w:t>the</w:t>
              </w:r>
              <w:proofErr w:type="spellEnd"/>
              <w:r w:rsidRPr="00C77516">
                <w:rPr>
                  <w:rFonts w:ascii="Arial" w:hAnsi="Arial" w:cs="Arial"/>
                </w:rPr>
                <w:t xml:space="preserve"> </w:t>
              </w:r>
              <w:proofErr w:type="spellStart"/>
              <w:r w:rsidRPr="00C77516">
                <w:rPr>
                  <w:rFonts w:ascii="Arial" w:hAnsi="Arial" w:cs="Arial"/>
                </w:rPr>
                <w:t>georeferencing</w:t>
              </w:r>
              <w:proofErr w:type="spellEnd"/>
              <w:r w:rsidRPr="00C77516">
                <w:rPr>
                  <w:rFonts w:ascii="Arial" w:hAnsi="Arial" w:cs="Arial"/>
                </w:rPr>
                <w:t xml:space="preserve"> method which is applied within the payload.</w:t>
              </w:r>
            </w:ins>
          </w:p>
          <w:p w:rsidR="00D038A9" w:rsidRPr="00194CCC" w:rsidRDefault="00D038A9" w:rsidP="00C16965">
            <w:pPr>
              <w:pStyle w:val="Tableentry"/>
              <w:jc w:val="left"/>
              <w:rPr>
                <w:ins w:id="861" w:author="lubrich" w:date="2020-04-02T15:57:00Z"/>
                <w:rFonts w:ascii="Arial" w:hAnsi="Arial" w:cs="Arial"/>
              </w:rPr>
            </w:pPr>
            <w:ins w:id="862" w:author="lubrich" w:date="2020-04-02T15:57:00Z">
              <w:r w:rsidRPr="00194CCC">
                <w:rPr>
                  <w:rFonts w:ascii="Arial" w:hAnsi="Arial" w:cs="Arial"/>
                </w:rPr>
                <w:t xml:space="preserve">A controlled </w:t>
              </w:r>
            </w:ins>
            <w:ins w:id="863" w:author="lubrich" w:date="2020-04-09T18:04:00Z">
              <w:r w:rsidR="00B81D77">
                <w:rPr>
                  <w:rFonts w:ascii="Arial" w:hAnsi="Arial" w:cs="Arial"/>
                </w:rPr>
                <w:t>vocabulary is to be used, see section 6.2.</w:t>
              </w:r>
            </w:ins>
          </w:p>
          <w:p w:rsidR="00D038A9" w:rsidRPr="00194CCC" w:rsidRDefault="00D038A9" w:rsidP="00C77516">
            <w:pPr>
              <w:pStyle w:val="Tableentry"/>
              <w:jc w:val="left"/>
              <w:rPr>
                <w:rFonts w:ascii="Arial" w:hAnsi="Arial" w:cs="Arial"/>
              </w:rPr>
            </w:pPr>
            <w:ins w:id="864" w:author="lubrich" w:date="2020-04-02T15:57:00Z">
              <w:r w:rsidRPr="00194CCC">
                <w:rPr>
                  <w:rFonts w:ascii="Arial" w:hAnsi="Arial" w:cs="Arial"/>
                </w:rPr>
                <w:t>Corresponds to CMC element 2.2.2.</w:t>
              </w:r>
            </w:ins>
            <w:ins w:id="865" w:author="lubrich" w:date="2020-04-02T16:01:00Z">
              <w:r>
                <w:rPr>
                  <w:rFonts w:ascii="Arial" w:hAnsi="Arial" w:cs="Arial"/>
                </w:rPr>
                <w:t>8</w:t>
              </w:r>
            </w:ins>
            <w:ins w:id="866" w:author="lubrich" w:date="2020-04-02T15:57:00Z">
              <w:r w:rsidRPr="00194CCC">
                <w:rPr>
                  <w:rFonts w:ascii="Arial" w:hAnsi="Arial" w:cs="Arial"/>
                </w:rPr>
                <w:t xml:space="preserve"> </w:t>
              </w:r>
            </w:ins>
            <w:proofErr w:type="spellStart"/>
            <w:ins w:id="867" w:author="lubrich" w:date="2020-04-02T16:01:00Z">
              <w:r>
                <w:rPr>
                  <w:rFonts w:ascii="Arial" w:hAnsi="Arial" w:cs="Arial"/>
                </w:rPr>
                <w:t>Georeferencing</w:t>
              </w:r>
              <w:proofErr w:type="spellEnd"/>
              <w:r>
                <w:rPr>
                  <w:rFonts w:ascii="Arial" w:hAnsi="Arial" w:cs="Arial"/>
                </w:rPr>
                <w:t xml:space="preserve"> Method</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194CCC" w:rsidRDefault="00D038A9" w:rsidP="008713E3">
            <w:pPr>
              <w:pStyle w:val="Tableentry"/>
              <w:jc w:val="left"/>
              <w:rPr>
                <w:rFonts w:ascii="Arial" w:hAnsi="Arial" w:cs="Arial"/>
              </w:rPr>
            </w:pPr>
            <w:ins w:id="868" w:author="lubrich" w:date="2020-04-02T15:57:00Z">
              <w:r w:rsidRPr="00194CCC">
                <w:rPr>
                  <w:rFonts w:ascii="Arial" w:hAnsi="Arial" w:cs="Arial"/>
                </w:rPr>
                <w:t>0..n</w:t>
              </w:r>
            </w:ins>
          </w:p>
        </w:tc>
      </w:tr>
      <w:tr w:rsidR="0084100E" w:rsidRPr="00BF6741" w:rsidTr="006819B1">
        <w:trPr>
          <w:cantSplit/>
          <w:trHeight w:hRule="exact" w:val="518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4100E" w:rsidRPr="00BF6741" w:rsidRDefault="004B2B39" w:rsidP="00BF6741">
            <w:pPr>
              <w:pStyle w:val="Paragraphe"/>
              <w:spacing w:after="0" w:line="240" w:lineRule="auto"/>
              <w:ind w:left="0"/>
              <w:jc w:val="left"/>
              <w:rPr>
                <w:rFonts w:cs="Arial"/>
                <w:iCs/>
                <w:sz w:val="14"/>
                <w:szCs w:val="14"/>
              </w:rPr>
            </w:pPr>
            <w:r>
              <w:rPr>
                <w:rFonts w:cs="Arial"/>
                <w:iCs/>
                <w:sz w:val="14"/>
                <w:szCs w:val="14"/>
              </w:rPr>
              <w:t>3.42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16965" w:rsidRDefault="0084100E">
            <w:pPr>
              <w:pStyle w:val="Paragraphe"/>
              <w:spacing w:after="0" w:line="240" w:lineRule="auto"/>
              <w:ind w:left="0"/>
              <w:jc w:val="left"/>
              <w:rPr>
                <w:rFonts w:cs="Arial"/>
                <w:iCs/>
                <w:sz w:val="14"/>
                <w:szCs w:val="14"/>
              </w:rPr>
            </w:pPr>
            <w:ins w:id="869" w:author="lubrich" w:date="2020-04-02T16:43:00Z">
              <w:r>
                <w:rPr>
                  <w:rFonts w:cs="Arial"/>
                  <w:iCs/>
                  <w:sz w:val="14"/>
                  <w:szCs w:val="14"/>
                </w:rPr>
                <w:t>O</w:t>
              </w:r>
            </w:ins>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C16965" w:rsidRDefault="0084100E">
            <w:pPr>
              <w:pStyle w:val="Tableentry"/>
              <w:jc w:val="left"/>
              <w:rPr>
                <w:rFonts w:ascii="Arial" w:hAnsi="Arial" w:cs="Arial"/>
              </w:rPr>
            </w:pPr>
            <w:commentRangeStart w:id="870"/>
            <w:ins w:id="871" w:author="lubrich" w:date="2020-04-02T16:44:00Z">
              <w:r>
                <w:rPr>
                  <w:rFonts w:ascii="Arial" w:hAnsi="Arial" w:cs="Arial"/>
                </w:rPr>
                <w:t>national body assessment status</w:t>
              </w:r>
            </w:ins>
            <w:commentRangeEnd w:id="870"/>
            <w:ins w:id="872" w:author="lubrich" w:date="2020-04-02T16:43:00Z">
              <w:r>
                <w:rPr>
                  <w:rStyle w:val="Kommentarzeichen"/>
                  <w:rFonts w:ascii="Arial" w:hAnsi="Arial"/>
                  <w:lang w:eastAsia="fr-FR"/>
                </w:rPr>
                <w:commentReference w:id="870"/>
              </w:r>
            </w:ins>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4B2B39" w:rsidRDefault="0084100E">
            <w:pPr>
              <w:pStyle w:val="Tableentry"/>
              <w:jc w:val="left"/>
              <w:rPr>
                <w:rFonts w:ascii="Arial" w:hAnsi="Arial" w:cs="Arial"/>
              </w:rPr>
            </w:pPr>
            <w:proofErr w:type="spellStart"/>
            <w:ins w:id="873" w:author="lubrich" w:date="2020-04-02T16:43:00Z">
              <w:r w:rsidRPr="00194CCC">
                <w:rPr>
                  <w:rFonts w:ascii="Arial" w:hAnsi="Arial" w:cs="Arial"/>
                </w:rPr>
                <w:t>dcatnap:</w:t>
              </w:r>
            </w:ins>
            <w:ins w:id="874" w:author="lubrich" w:date="2020-04-02T16:45:00Z">
              <w:r>
                <w:rPr>
                  <w:rFonts w:ascii="Arial" w:hAnsi="Arial" w:cs="Arial"/>
                </w:rPr>
                <w:t>nationalBodyAssessmentstatus</w:t>
              </w:r>
            </w:ins>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84100E">
            <w:pPr>
              <w:pStyle w:val="Tableentry"/>
              <w:jc w:val="left"/>
              <w:rPr>
                <w:rFonts w:ascii="Arial" w:hAnsi="Arial" w:cs="Arial"/>
              </w:rPr>
            </w:pPr>
            <w:ins w:id="875" w:author="lubrich" w:date="2020-04-02T16:43:00Z">
              <w:r w:rsidRPr="00194CCC">
                <w:rPr>
                  <w:rFonts w:ascii="Arial" w:hAnsi="Arial" w:cs="Arial"/>
                  <w:noProof/>
                </w:rPr>
                <w:t>rdfs:</w:t>
              </w:r>
              <w:r>
                <w:rPr>
                  <w:rFonts w:ascii="Arial" w:hAnsi="Arial" w:cs="Arial"/>
                  <w:noProof/>
                </w:rPr>
                <w:t>Resource</w:t>
              </w:r>
            </w:ins>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4B2B39" w:rsidRDefault="0084100E">
            <w:pPr>
              <w:pStyle w:val="Tableentry"/>
              <w:jc w:val="left"/>
              <w:rPr>
                <w:ins w:id="876" w:author="lubrich" w:date="2020-04-02T16:46:00Z"/>
                <w:rFonts w:ascii="Arial" w:hAnsi="Arial" w:cs="Arial"/>
              </w:rPr>
            </w:pPr>
            <w:ins w:id="877" w:author="lubrich" w:date="2020-04-02T16:43:00Z">
              <w:r w:rsidRPr="00194CCC">
                <w:rPr>
                  <w:rFonts w:ascii="Arial" w:hAnsi="Arial" w:cs="Arial"/>
                </w:rPr>
                <w:t xml:space="preserve">This property </w:t>
              </w:r>
              <w:r>
                <w:rPr>
                  <w:rFonts w:ascii="Arial" w:hAnsi="Arial" w:cs="Arial"/>
                </w:rPr>
                <w:t xml:space="preserve">describes </w:t>
              </w:r>
            </w:ins>
            <w:ins w:id="878" w:author="lubrich" w:date="2020-04-02T16:46:00Z">
              <w:r>
                <w:rPr>
                  <w:rFonts w:ascii="Arial" w:hAnsi="Arial" w:cs="Arial"/>
                </w:rPr>
                <w:t xml:space="preserve">the </w:t>
              </w:r>
              <w:r w:rsidRPr="0084100E">
                <w:rPr>
                  <w:rFonts w:ascii="Arial" w:hAnsi="Arial" w:cs="Arial"/>
                </w:rPr>
                <w:t>assessment status</w:t>
              </w:r>
              <w:r>
                <w:rPr>
                  <w:rFonts w:ascii="Arial" w:hAnsi="Arial" w:cs="Arial"/>
                </w:rPr>
                <w:t xml:space="preserve"> of the</w:t>
              </w:r>
              <w:r w:rsidRPr="0084100E">
                <w:rPr>
                  <w:rFonts w:ascii="Arial" w:hAnsi="Arial" w:cs="Arial"/>
                </w:rPr>
                <w:t xml:space="preserve"> </w:t>
              </w:r>
            </w:ins>
            <w:ins w:id="879" w:author="lubrich" w:date="2020-04-02T16:47:00Z">
              <w:r>
                <w:rPr>
                  <w:rFonts w:ascii="Arial" w:hAnsi="Arial" w:cs="Arial"/>
                </w:rPr>
                <w:t>N</w:t>
              </w:r>
            </w:ins>
            <w:ins w:id="880" w:author="lubrich" w:date="2020-04-02T16:46:00Z">
              <w:r w:rsidRPr="0084100E">
                <w:rPr>
                  <w:rFonts w:ascii="Arial" w:hAnsi="Arial" w:cs="Arial"/>
                </w:rPr>
                <w:t xml:space="preserve">ational </w:t>
              </w:r>
            </w:ins>
            <w:ins w:id="881" w:author="lubrich" w:date="2020-04-02T16:47:00Z">
              <w:r>
                <w:rPr>
                  <w:rFonts w:ascii="Arial" w:hAnsi="Arial" w:cs="Arial"/>
                </w:rPr>
                <w:t>B</w:t>
              </w:r>
            </w:ins>
            <w:ins w:id="882" w:author="lubrich" w:date="2020-04-02T16:46:00Z">
              <w:r w:rsidRPr="0084100E">
                <w:rPr>
                  <w:rFonts w:ascii="Arial" w:hAnsi="Arial" w:cs="Arial"/>
                </w:rPr>
                <w:t>ody</w:t>
              </w:r>
              <w:r>
                <w:rPr>
                  <w:rFonts w:ascii="Arial" w:hAnsi="Arial" w:cs="Arial"/>
                </w:rPr>
                <w:t xml:space="preserve"> about the dataset. </w:t>
              </w:r>
            </w:ins>
          </w:p>
          <w:p w:rsidR="004B2B39" w:rsidRDefault="0084100E">
            <w:pPr>
              <w:pStyle w:val="Tableentry"/>
              <w:jc w:val="left"/>
              <w:rPr>
                <w:ins w:id="883" w:author="lubrich" w:date="2020-04-02T16:46:00Z"/>
                <w:rFonts w:ascii="Arial" w:hAnsi="Arial" w:cs="Arial"/>
              </w:rPr>
            </w:pPr>
            <w:ins w:id="884" w:author="lubrich" w:date="2020-04-02T16:46:00Z">
              <w:r w:rsidRPr="0084100E">
                <w:rPr>
                  <w:rFonts w:ascii="Arial" w:hAnsi="Arial" w:cs="Arial"/>
                </w:rPr>
                <w:t xml:space="preserve"> EU Delegated Regulations require Member States to set up procedures to assess the compliance of the Delegated Regulations, e.g. regarding the provisioning of data via a NAP. These assessment processes are handled by National Bodies and installed individually in each Member State. </w:t>
              </w:r>
            </w:ins>
          </w:p>
          <w:p w:rsidR="004B2B39" w:rsidRDefault="0084100E">
            <w:pPr>
              <w:pStyle w:val="Tableentry"/>
              <w:jc w:val="left"/>
              <w:rPr>
                <w:ins w:id="885" w:author="lubrich" w:date="2020-04-02T16:43:00Z"/>
                <w:rFonts w:ascii="Arial" w:hAnsi="Arial" w:cs="Arial"/>
              </w:rPr>
            </w:pPr>
            <w:ins w:id="886" w:author="lubrich" w:date="2020-04-02T16:46:00Z">
              <w:r w:rsidRPr="0084100E">
                <w:rPr>
                  <w:rFonts w:ascii="Arial" w:hAnsi="Arial" w:cs="Arial"/>
                </w:rPr>
                <w:t xml:space="preserve">This </w:t>
              </w:r>
            </w:ins>
            <w:ins w:id="887" w:author="lubrich" w:date="2020-04-02T16:49:00Z">
              <w:r w:rsidR="00674F9D">
                <w:rPr>
                  <w:rFonts w:ascii="Arial" w:hAnsi="Arial" w:cs="Arial"/>
                </w:rPr>
                <w:t>property can be used</w:t>
              </w:r>
            </w:ins>
            <w:ins w:id="888" w:author="lubrich" w:date="2020-04-02T16:46:00Z">
              <w:r w:rsidRPr="0084100E">
                <w:rPr>
                  <w:rFonts w:ascii="Arial" w:hAnsi="Arial" w:cs="Arial"/>
                </w:rPr>
                <w:t xml:space="preserve"> to indicate the history and status of such an assessment. It may include the date and the result of the recent assessment procedure. It is optional and only needed for the assessment of compliance process. </w:t>
              </w:r>
            </w:ins>
            <w:proofErr w:type="gramStart"/>
            <w:ins w:id="889" w:author="lubrich" w:date="2020-04-02T16:43:00Z">
              <w:r w:rsidRPr="00D038A9">
                <w:rPr>
                  <w:rFonts w:ascii="Arial" w:hAnsi="Arial" w:cs="Arial"/>
                </w:rPr>
                <w:t>assist</w:t>
              </w:r>
              <w:proofErr w:type="gramEnd"/>
              <w:r w:rsidRPr="00D038A9">
                <w:rPr>
                  <w:rFonts w:ascii="Arial" w:hAnsi="Arial" w:cs="Arial"/>
                </w:rPr>
                <w:t xml:space="preserve"> data consumers in determining the value of data for their own services. Furthermore, it can be helpful for the validation process by a national body, where necessary. </w:t>
              </w:r>
            </w:ins>
          </w:p>
          <w:p w:rsidR="004B2B39" w:rsidRDefault="0084100E">
            <w:pPr>
              <w:pStyle w:val="Tableentry"/>
              <w:jc w:val="left"/>
              <w:rPr>
                <w:ins w:id="890" w:author="lubrich" w:date="2020-04-02T16:43:00Z"/>
                <w:rFonts w:ascii="Arial" w:hAnsi="Arial" w:cs="Arial"/>
              </w:rPr>
            </w:pPr>
            <w:ins w:id="891" w:author="lubrich" w:date="2020-04-02T16:43:00Z">
              <w:r w:rsidRPr="00D038A9">
                <w:rPr>
                  <w:rFonts w:ascii="Arial" w:hAnsi="Arial" w:cs="Arial"/>
                </w:rPr>
                <w:t>The information can be provided by free text and/or an URL to further information.</w:t>
              </w:r>
            </w:ins>
          </w:p>
          <w:p w:rsidR="00C16965" w:rsidRDefault="0084100E">
            <w:pPr>
              <w:pStyle w:val="Tableentry"/>
              <w:jc w:val="left"/>
              <w:rPr>
                <w:rFonts w:ascii="Arial" w:hAnsi="Arial" w:cs="Arial"/>
              </w:rPr>
            </w:pPr>
            <w:ins w:id="892" w:author="lubrich" w:date="2020-04-02T16:43:00Z">
              <w:r w:rsidRPr="00BF6741">
                <w:rPr>
                  <w:rFonts w:ascii="Arial" w:hAnsi="Arial" w:cs="Arial"/>
                </w:rPr>
                <w:t>Cor</w:t>
              </w:r>
              <w:r>
                <w:rPr>
                  <w:rFonts w:ascii="Arial" w:hAnsi="Arial" w:cs="Arial"/>
                </w:rPr>
                <w:t>responds to CMC element 2.2.9.</w:t>
              </w:r>
            </w:ins>
            <w:ins w:id="893" w:author="lubrich" w:date="2020-04-02T16:47:00Z">
              <w:r>
                <w:rPr>
                  <w:rFonts w:ascii="Arial" w:hAnsi="Arial" w:cs="Arial"/>
                </w:rPr>
                <w:t>3</w:t>
              </w:r>
            </w:ins>
            <w:ins w:id="894" w:author="lubrich" w:date="2020-04-02T16:43:00Z">
              <w:r>
                <w:rPr>
                  <w:rFonts w:ascii="Arial" w:hAnsi="Arial" w:cs="Arial"/>
                </w:rPr>
                <w:t xml:space="preserve"> </w:t>
              </w:r>
            </w:ins>
            <w:ins w:id="895" w:author="lubrich" w:date="2020-04-02T16:47:00Z">
              <w:r>
                <w:rPr>
                  <w:rFonts w:ascii="Arial" w:hAnsi="Arial" w:cs="Arial"/>
                </w:rPr>
                <w:t>National Body Assessment Status</w:t>
              </w:r>
            </w:ins>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4100E" w:rsidRPr="00194CCC" w:rsidRDefault="00674F9D" w:rsidP="00C16965">
            <w:pPr>
              <w:pStyle w:val="Tableentry"/>
              <w:jc w:val="left"/>
              <w:rPr>
                <w:ins w:id="896" w:author="lubrich" w:date="2020-04-02T16:43:00Z"/>
                <w:rFonts w:ascii="Arial" w:hAnsi="Arial" w:cs="Arial"/>
              </w:rPr>
            </w:pPr>
            <w:ins w:id="897" w:author="lubrich" w:date="2020-04-02T16:51:00Z">
              <w:r>
                <w:rPr>
                  <w:rFonts w:ascii="Arial" w:hAnsi="Arial" w:cs="Arial"/>
                </w:rPr>
                <w:t>0..1</w:t>
              </w:r>
            </w:ins>
          </w:p>
          <w:p w:rsidR="0084100E" w:rsidRPr="00194CCC" w:rsidRDefault="0084100E" w:rsidP="00BF6741">
            <w:pPr>
              <w:pStyle w:val="Tableentry"/>
              <w:jc w:val="left"/>
              <w:rPr>
                <w:rFonts w:ascii="Arial" w:hAnsi="Arial" w:cs="Arial"/>
              </w:rPr>
            </w:pPr>
          </w:p>
        </w:tc>
      </w:tr>
    </w:tbl>
    <w:p w:rsidR="00992F83" w:rsidRPr="00CE3338" w:rsidRDefault="00992F83" w:rsidP="00992F83">
      <w:pPr>
        <w:pStyle w:val="Paragraphe"/>
      </w:pPr>
    </w:p>
    <w:p w:rsidR="003E50F7" w:rsidRDefault="003E50F7">
      <w:pPr>
        <w:rPr>
          <w:rFonts w:ascii="Arial" w:hAnsi="Arial"/>
          <w:b/>
          <w:bCs/>
          <w:color w:val="1F497D"/>
          <w:sz w:val="28"/>
          <w:szCs w:val="28"/>
          <w:lang w:val="en-GB" w:eastAsia="fr-FR"/>
        </w:rPr>
      </w:pPr>
    </w:p>
    <w:p w:rsidR="00161492" w:rsidRDefault="00161492" w:rsidP="00161492">
      <w:pPr>
        <w:pStyle w:val="Paragraphe"/>
        <w:rPr>
          <w:color w:val="777777"/>
        </w:rPr>
      </w:pPr>
      <w:r>
        <w:br w:type="page"/>
      </w:r>
    </w:p>
    <w:p w:rsidR="00161492" w:rsidRDefault="00046747" w:rsidP="00161492">
      <w:pPr>
        <w:pStyle w:val="berschrift2"/>
        <w:tabs>
          <w:tab w:val="clear" w:pos="576"/>
        </w:tabs>
        <w:ind w:left="2552" w:hanging="567"/>
        <w:jc w:val="left"/>
      </w:pPr>
      <w:bookmarkStart w:id="898" w:name="_Toc37349951"/>
      <w:r>
        <w:lastRenderedPageBreak/>
        <w:t xml:space="preserve">Class </w:t>
      </w:r>
      <w:r w:rsidR="00161492">
        <w:t>“Distribution”</w:t>
      </w:r>
      <w:bookmarkEnd w:id="898"/>
    </w:p>
    <w:tbl>
      <w:tblPr>
        <w:tblW w:w="9100" w:type="dxa"/>
        <w:tblInd w:w="1021" w:type="dxa"/>
        <w:tblLayout w:type="fixed"/>
        <w:tblCellMar>
          <w:top w:w="28" w:type="dxa"/>
          <w:left w:w="28" w:type="dxa"/>
          <w:right w:w="28" w:type="dxa"/>
        </w:tblCellMar>
        <w:tblLook w:val="04A0"/>
      </w:tblPr>
      <w:tblGrid>
        <w:gridCol w:w="567"/>
        <w:gridCol w:w="425"/>
        <w:gridCol w:w="1559"/>
        <w:gridCol w:w="1418"/>
        <w:gridCol w:w="1701"/>
        <w:gridCol w:w="2551"/>
        <w:gridCol w:w="879"/>
      </w:tblGrid>
      <w:tr w:rsidR="00161492" w:rsidRPr="00EE3839" w:rsidTr="00EE3839">
        <w:trPr>
          <w:cantSplit/>
          <w:trHeight w:hRule="exact" w:val="1229"/>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161492" w:rsidRPr="00EE3839" w:rsidRDefault="00161492" w:rsidP="00EE3839">
            <w:pPr>
              <w:pStyle w:val="Paragraphe"/>
              <w:spacing w:after="0" w:line="240" w:lineRule="auto"/>
              <w:ind w:left="0"/>
              <w:jc w:val="left"/>
              <w:rPr>
                <w:rFonts w:cs="Arial"/>
                <w:b/>
                <w:bCs/>
                <w:sz w:val="16"/>
                <w:szCs w:val="16"/>
              </w:rPr>
            </w:pPr>
            <w:r w:rsidRPr="00EE3839">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161492" w:rsidRPr="00EE3839" w:rsidRDefault="00161492" w:rsidP="00EE3839">
            <w:pPr>
              <w:pStyle w:val="Paragraphe"/>
              <w:spacing w:after="0" w:line="240" w:lineRule="auto"/>
              <w:ind w:left="113" w:right="113"/>
              <w:jc w:val="left"/>
              <w:rPr>
                <w:rFonts w:cs="Arial"/>
                <w:b/>
                <w:bCs/>
                <w:sz w:val="16"/>
                <w:szCs w:val="16"/>
              </w:rPr>
            </w:pPr>
            <w:r w:rsidRPr="00EE3839">
              <w:rPr>
                <w:rFonts w:cs="Arial"/>
                <w:b/>
                <w:bCs/>
                <w:sz w:val="16"/>
                <w:szCs w:val="16"/>
              </w:rPr>
              <w:t>Obligation</w:t>
            </w:r>
          </w:p>
        </w:tc>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161492" w:rsidRPr="00EE3839" w:rsidRDefault="00161492" w:rsidP="00EE3839">
            <w:pPr>
              <w:pStyle w:val="Paragraphe"/>
              <w:spacing w:after="0" w:line="240" w:lineRule="auto"/>
              <w:ind w:left="0"/>
              <w:jc w:val="left"/>
              <w:rPr>
                <w:rFonts w:cs="Arial"/>
                <w:sz w:val="16"/>
                <w:szCs w:val="16"/>
              </w:rPr>
            </w:pPr>
            <w:r w:rsidRPr="00EE3839">
              <w:rPr>
                <w:rFonts w:cs="Arial"/>
                <w:b/>
                <w:bCs/>
                <w:sz w:val="16"/>
                <w:szCs w:val="16"/>
              </w:rPr>
              <w:t>Property Name</w:t>
            </w:r>
            <w:r w:rsidRPr="00EE3839">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161492" w:rsidRPr="00EE3839" w:rsidRDefault="00161492" w:rsidP="00EE3839">
            <w:pPr>
              <w:pStyle w:val="Paragraphe"/>
              <w:spacing w:after="0" w:line="240" w:lineRule="auto"/>
              <w:ind w:left="0"/>
              <w:jc w:val="left"/>
              <w:rPr>
                <w:rFonts w:cs="Arial"/>
                <w:sz w:val="16"/>
                <w:szCs w:val="16"/>
              </w:rPr>
            </w:pPr>
            <w:r w:rsidRPr="00EE3839">
              <w:rPr>
                <w:rFonts w:cs="Arial"/>
                <w:b/>
                <w:bCs/>
                <w:sz w:val="16"/>
                <w:szCs w:val="16"/>
              </w:rPr>
              <w:t>URI</w:t>
            </w:r>
            <w:r w:rsidRPr="00EE3839">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161492" w:rsidRPr="00EE3839" w:rsidRDefault="00161492" w:rsidP="00EE3839">
            <w:pPr>
              <w:pStyle w:val="Paragraphe"/>
              <w:spacing w:after="0" w:line="240" w:lineRule="auto"/>
              <w:ind w:left="0"/>
              <w:jc w:val="left"/>
              <w:rPr>
                <w:rFonts w:cs="Arial"/>
                <w:b/>
                <w:bCs/>
                <w:sz w:val="16"/>
                <w:szCs w:val="16"/>
              </w:rPr>
            </w:pPr>
            <w:r w:rsidRPr="00EE3839">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161492" w:rsidRPr="00EE3839" w:rsidRDefault="00161492" w:rsidP="00EE3839">
            <w:pPr>
              <w:pStyle w:val="Paragraphe"/>
              <w:spacing w:after="0" w:line="240" w:lineRule="auto"/>
              <w:ind w:left="0"/>
              <w:jc w:val="left"/>
              <w:rPr>
                <w:rFonts w:cs="Arial"/>
                <w:sz w:val="16"/>
                <w:szCs w:val="16"/>
              </w:rPr>
            </w:pPr>
            <w:r w:rsidRPr="00EE3839">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161492" w:rsidRPr="00EE3839" w:rsidRDefault="00161492" w:rsidP="00EE3839">
            <w:pPr>
              <w:pStyle w:val="Paragraphe"/>
              <w:spacing w:after="0" w:line="240" w:lineRule="auto"/>
              <w:ind w:left="67"/>
              <w:jc w:val="left"/>
              <w:rPr>
                <w:rFonts w:cs="Arial"/>
                <w:b/>
                <w:bCs/>
                <w:sz w:val="16"/>
                <w:szCs w:val="16"/>
              </w:rPr>
            </w:pPr>
            <w:r w:rsidRPr="00EE3839">
              <w:rPr>
                <w:rFonts w:cs="Arial"/>
                <w:b/>
                <w:bCs/>
                <w:sz w:val="16"/>
                <w:szCs w:val="16"/>
              </w:rPr>
              <w:t>Card.</w:t>
            </w:r>
          </w:p>
        </w:tc>
      </w:tr>
      <w:tr w:rsidR="004B2B39" w:rsidRPr="00EE3839" w:rsidTr="0015652C">
        <w:trPr>
          <w:cantSplit/>
          <w:trHeight w:hRule="exact" w:val="4493"/>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spacing w:after="0" w:line="240" w:lineRule="auto"/>
              <w:ind w:left="0"/>
              <w:jc w:val="left"/>
              <w:rPr>
                <w:rFonts w:cs="Arial"/>
                <w:iCs/>
                <w:sz w:val="14"/>
                <w:szCs w:val="14"/>
              </w:rPr>
            </w:pPr>
            <w:r w:rsidRPr="00EE3839">
              <w:rPr>
                <w:rFonts w:cs="Arial"/>
                <w:iCs/>
                <w:sz w:val="14"/>
                <w:szCs w:val="14"/>
              </w:rPr>
              <w:t>4</w:t>
            </w:r>
            <w:r w:rsidR="004B2B39" w:rsidRPr="00EE3839">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spacing w:after="0" w:line="240" w:lineRule="auto"/>
              <w:ind w:left="0"/>
              <w:jc w:val="left"/>
              <w:rPr>
                <w:rFonts w:cs="Arial"/>
                <w:iCs/>
                <w:sz w:val="14"/>
                <w:szCs w:val="14"/>
              </w:rPr>
            </w:pPr>
            <w:r w:rsidRPr="00EE3839">
              <w:rPr>
                <w:rFonts w:cs="Arial"/>
                <w:iCs/>
                <w:sz w:val="14"/>
                <w:szCs w:val="14"/>
              </w:rPr>
              <w:t>M</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access URL</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dcat</w:t>
            </w:r>
            <w:r w:rsidRPr="00EE3839">
              <w:rPr>
                <w:rFonts w:ascii="Arial" w:hAnsi="Arial" w:cs="Arial"/>
              </w:rPr>
              <w:t>:</w:t>
            </w:r>
            <w:proofErr w:type="spellStart"/>
            <w:r w:rsidRPr="00EE3839">
              <w:rPr>
                <w:rFonts w:ascii="Arial" w:hAnsi="Arial" w:cs="Arial"/>
              </w:rPr>
              <w:t>accessURL</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rdfs:Resource</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E3839" w:rsidRPr="00EE3839" w:rsidRDefault="004B2B39" w:rsidP="00EE3839">
            <w:pPr>
              <w:pStyle w:val="Tableentry"/>
              <w:rPr>
                <w:ins w:id="899" w:author="lubrich" w:date="2020-04-09T16:11:00Z"/>
                <w:rFonts w:ascii="Arial" w:hAnsi="Arial" w:cs="Arial"/>
              </w:rPr>
            </w:pPr>
            <w:r w:rsidRPr="00EE3839">
              <w:rPr>
                <w:rFonts w:ascii="Arial" w:hAnsi="Arial" w:cs="Arial"/>
              </w:rPr>
              <w:t xml:space="preserve">This property contains a URL that gives access to </w:t>
            </w:r>
            <w:del w:id="900" w:author="lubrich" w:date="2020-04-09T16:12:00Z">
              <w:r w:rsidR="00EE3839" w:rsidDel="00EE3839">
                <w:rPr>
                  <w:rFonts w:ascii="Arial" w:hAnsi="Arial" w:cs="Arial"/>
                </w:rPr>
                <w:delText xml:space="preserve">a </w:delText>
              </w:r>
              <w:r w:rsidR="00EE3839" w:rsidRPr="00EE3839" w:rsidDel="00EE3839">
                <w:rPr>
                  <w:rFonts w:ascii="Arial" w:hAnsi="Arial" w:cs="Arial"/>
                </w:rPr>
                <w:delText xml:space="preserve">Distribution of the Dataset. The resource at the access URL may contain information about how to get the Dataset. </w:delText>
              </w:r>
            </w:del>
            <w:del w:id="901" w:author="lubrich" w:date="2020-04-09T16:11:00Z">
              <w:r w:rsidRPr="00EE3839" w:rsidDel="00EE3839">
                <w:rPr>
                  <w:rFonts w:ascii="Arial" w:hAnsi="Arial" w:cs="Arial"/>
                </w:rPr>
                <w:delText>a</w:delText>
              </w:r>
            </w:del>
            <w:r w:rsidRPr="00EE3839">
              <w:rPr>
                <w:rFonts w:ascii="Arial" w:hAnsi="Arial" w:cs="Arial"/>
              </w:rPr>
              <w:t xml:space="preserve"> </w:t>
            </w:r>
            <w:ins w:id="902" w:author="lubrich" w:date="2020-04-09T16:11:00Z">
              <w:r w:rsidR="00EE3839" w:rsidRPr="00EE3839">
                <w:rPr>
                  <w:rFonts w:ascii="Arial" w:hAnsi="Arial" w:cs="Arial"/>
                </w:rPr>
                <w:t>the current data set or a connection link to a service.</w:t>
              </w:r>
            </w:ins>
          </w:p>
          <w:p w:rsidR="00EE3839" w:rsidRPr="00EE3839" w:rsidRDefault="00EE3839" w:rsidP="00EE3839">
            <w:pPr>
              <w:pStyle w:val="Tableentry"/>
              <w:rPr>
                <w:ins w:id="903" w:author="lubrich" w:date="2020-04-09T16:11:00Z"/>
                <w:rFonts w:ascii="Arial" w:hAnsi="Arial" w:cs="Arial"/>
              </w:rPr>
            </w:pPr>
            <w:ins w:id="904" w:author="lubrich" w:date="2020-04-09T16:11:00Z">
              <w:r w:rsidRPr="00EE3839">
                <w:rPr>
                  <w:rFonts w:ascii="Arial" w:hAnsi="Arial" w:cs="Arial"/>
                </w:rPr>
                <w:t>The type of this ULR depends on the type of the publication:</w:t>
              </w:r>
            </w:ins>
          </w:p>
          <w:p w:rsidR="00EE3839" w:rsidRPr="00EE3839" w:rsidRDefault="00EE3839" w:rsidP="00EE3839">
            <w:pPr>
              <w:pStyle w:val="Tableentry"/>
              <w:rPr>
                <w:ins w:id="905" w:author="lubrich" w:date="2020-04-09T16:11:00Z"/>
                <w:rFonts w:ascii="Arial" w:hAnsi="Arial" w:cs="Arial"/>
              </w:rPr>
            </w:pPr>
            <w:ins w:id="906" w:author="lubrich" w:date="2020-04-09T16:11:00Z">
              <w:r w:rsidRPr="00EE3839">
                <w:rPr>
                  <w:rFonts w:ascii="Arial" w:hAnsi="Arial" w:cs="Arial"/>
                </w:rPr>
                <w:t>•</w:t>
              </w:r>
              <w:r w:rsidRPr="00EE3839">
                <w:rPr>
                  <w:rFonts w:ascii="Arial" w:hAnsi="Arial" w:cs="Arial"/>
                </w:rPr>
                <w:tab/>
                <w:t>If the data is accessible for everyone, the URL may be link directly to the data access.</w:t>
              </w:r>
            </w:ins>
          </w:p>
          <w:p w:rsidR="00EE3839" w:rsidRPr="00EE3839" w:rsidRDefault="00EE3839" w:rsidP="00EE3839">
            <w:pPr>
              <w:pStyle w:val="Tableentry"/>
              <w:rPr>
                <w:ins w:id="907" w:author="lubrich" w:date="2020-04-09T16:11:00Z"/>
                <w:rFonts w:ascii="Arial" w:hAnsi="Arial" w:cs="Arial"/>
              </w:rPr>
            </w:pPr>
            <w:ins w:id="908" w:author="lubrich" w:date="2020-04-09T16:11:00Z">
              <w:r w:rsidRPr="00EE3839">
                <w:rPr>
                  <w:rFonts w:ascii="Arial" w:hAnsi="Arial" w:cs="Arial"/>
                </w:rPr>
                <w:t>•</w:t>
              </w:r>
              <w:r w:rsidRPr="00EE3839">
                <w:rPr>
                  <w:rFonts w:ascii="Arial" w:hAnsi="Arial" w:cs="Arial"/>
                </w:rPr>
                <w:tab/>
                <w:t xml:space="preserve">If some agreements between the data provider and the data user need to be established first, the access URL becomes no public metadata but is linked to a subscription that enables the access to the publication. Alternatively, this URL may link to a general web site of the data provider, which explains further </w:t>
              </w:r>
              <w:proofErr w:type="gramStart"/>
              <w:r w:rsidRPr="00EE3839">
                <w:rPr>
                  <w:rFonts w:ascii="Arial" w:hAnsi="Arial" w:cs="Arial"/>
                </w:rPr>
                <w:t>steps</w:t>
              </w:r>
              <w:proofErr w:type="gramEnd"/>
              <w:r w:rsidRPr="00EE3839">
                <w:rPr>
                  <w:rFonts w:ascii="Arial" w:hAnsi="Arial" w:cs="Arial"/>
                </w:rPr>
                <w:t xml:space="preserve"> how to establish the data access.</w:t>
              </w:r>
            </w:ins>
          </w:p>
          <w:p w:rsidR="004B2B39" w:rsidRPr="00EE3839" w:rsidRDefault="00EE3839" w:rsidP="00EE3839">
            <w:pPr>
              <w:pStyle w:val="Tableentry"/>
              <w:jc w:val="left"/>
              <w:rPr>
                <w:rFonts w:ascii="Arial" w:hAnsi="Arial" w:cs="Arial"/>
              </w:rPr>
            </w:pPr>
            <w:ins w:id="909" w:author="lubrich" w:date="2020-04-09T16:13:00Z">
              <w:r w:rsidRPr="00BF6741">
                <w:rPr>
                  <w:rFonts w:ascii="Arial" w:hAnsi="Arial" w:cs="Arial"/>
                </w:rPr>
                <w:t>Cor</w:t>
              </w:r>
              <w:r>
                <w:rPr>
                  <w:rFonts w:ascii="Arial" w:hAnsi="Arial" w:cs="Arial"/>
                </w:rPr>
                <w:t>responds to CMC element 2.2.8.8 Access URL</w:t>
              </w:r>
            </w:ins>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1..1</w:t>
            </w:r>
          </w:p>
        </w:tc>
      </w:tr>
      <w:tr w:rsidR="004B2B39" w:rsidRPr="00EE3839" w:rsidTr="0015652C">
        <w:trPr>
          <w:cantSplit/>
          <w:trHeight w:hRule="exact" w:val="1070"/>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spacing w:after="0" w:line="240" w:lineRule="auto"/>
              <w:ind w:left="0"/>
              <w:jc w:val="left"/>
              <w:rPr>
                <w:rFonts w:cs="Arial"/>
                <w:iCs/>
                <w:sz w:val="14"/>
                <w:szCs w:val="14"/>
              </w:rPr>
            </w:pPr>
            <w:r w:rsidRPr="00EE3839">
              <w:rPr>
                <w:rFonts w:cs="Arial"/>
                <w:iCs/>
                <w:sz w:val="14"/>
                <w:szCs w:val="14"/>
              </w:rPr>
              <w:t>4</w:t>
            </w:r>
            <w:r w:rsidR="004B2B39" w:rsidRPr="00EE3839">
              <w:rPr>
                <w:rFonts w:cs="Arial"/>
                <w:iCs/>
                <w:sz w:val="14"/>
                <w:szCs w:val="14"/>
              </w:rPr>
              <w:t>.2</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spacing w:after="0" w:line="240" w:lineRule="auto"/>
              <w:ind w:left="0"/>
              <w:jc w:val="left"/>
              <w:rPr>
                <w:rFonts w:cs="Arial"/>
                <w:iCs/>
                <w:sz w:val="14"/>
                <w:szCs w:val="14"/>
              </w:rPr>
            </w:pPr>
            <w:r w:rsidRPr="00EE3839">
              <w:rPr>
                <w:rFonts w:cs="Arial"/>
                <w:iCs/>
                <w:sz w:val="14"/>
                <w:szCs w:val="14"/>
              </w:rPr>
              <w:t>R</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availability</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noProof/>
              </w:rPr>
            </w:pPr>
            <w:r w:rsidRPr="00EE3839">
              <w:rPr>
                <w:rFonts w:ascii="Arial" w:hAnsi="Arial" w:cs="Arial"/>
                <w:noProof/>
              </w:rPr>
              <w:t>dcatap:availability</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noProof/>
              </w:rPr>
            </w:pPr>
            <w:r w:rsidRPr="00EE3839">
              <w:rPr>
                <w:rFonts w:ascii="Arial" w:hAnsi="Arial" w:cs="Arial"/>
                <w:noProof/>
              </w:rPr>
              <w:t>skos:Concept</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 xml:space="preserve">This property indicates how long it is planned to keep the Distribution of the Dataset available. It MUST take one of the values: temporary, experimental, available, </w:t>
            </w:r>
            <w:proofErr w:type="gramStart"/>
            <w:r w:rsidRPr="00EE3839">
              <w:rPr>
                <w:rFonts w:ascii="Arial" w:hAnsi="Arial" w:cs="Arial"/>
              </w:rPr>
              <w:t>stable</w:t>
            </w:r>
            <w:proofErr w:type="gramEnd"/>
            <w:r w:rsidRPr="00EE3839">
              <w:rPr>
                <w:rFonts w:ascii="Arial" w:hAnsi="Arial" w:cs="Arial"/>
              </w:rPr>
              <w:t>.</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0..1</w:t>
            </w:r>
          </w:p>
        </w:tc>
      </w:tr>
      <w:tr w:rsidR="004B2B39" w:rsidRPr="00EE3839" w:rsidTr="0015652C">
        <w:trPr>
          <w:cantSplit/>
          <w:trHeight w:hRule="exact" w:val="91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spacing w:after="0" w:line="240" w:lineRule="auto"/>
              <w:ind w:left="0"/>
              <w:jc w:val="left"/>
              <w:rPr>
                <w:rFonts w:cs="Arial"/>
                <w:iCs/>
                <w:sz w:val="14"/>
                <w:szCs w:val="14"/>
              </w:rPr>
            </w:pPr>
            <w:r w:rsidRPr="00EE3839">
              <w:rPr>
                <w:rFonts w:cs="Arial"/>
                <w:iCs/>
                <w:sz w:val="14"/>
                <w:szCs w:val="14"/>
              </w:rPr>
              <w:t>4</w:t>
            </w:r>
            <w:r w:rsidR="004B2B39" w:rsidRPr="00EE3839">
              <w:rPr>
                <w:rFonts w:cs="Arial"/>
                <w:iCs/>
                <w:sz w:val="14"/>
                <w:szCs w:val="14"/>
              </w:rPr>
              <w:t>.3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spacing w:after="0" w:line="240" w:lineRule="auto"/>
              <w:ind w:left="0"/>
              <w:jc w:val="left"/>
              <w:rPr>
                <w:rFonts w:cs="Arial"/>
                <w:iCs/>
                <w:sz w:val="14"/>
                <w:szCs w:val="14"/>
              </w:rPr>
            </w:pPr>
            <w:r w:rsidRPr="00EE3839">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description</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dct</w:t>
            </w:r>
            <w:r w:rsidRPr="00EE3839">
              <w:rPr>
                <w:rFonts w:ascii="Arial" w:hAnsi="Arial" w:cs="Arial"/>
              </w:rPr>
              <w:t>:description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rdfs</w:t>
            </w:r>
            <w:r w:rsidRPr="00EE3839">
              <w:rPr>
                <w:rFonts w:ascii="Arial" w:hAnsi="Arial" w:cs="Arial"/>
              </w:rPr>
              <w:t>:Literal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contains a free-text account of the Distribution. This property can be repeated for parallel language versions of the description.</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0..n</w:t>
            </w:r>
          </w:p>
        </w:tc>
      </w:tr>
      <w:tr w:rsidR="004B2B39" w:rsidRPr="00EE3839" w:rsidTr="00FF2A22">
        <w:trPr>
          <w:cantSplit/>
          <w:trHeight w:hRule="exact" w:val="6606"/>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lastRenderedPageBreak/>
              <w:t>4</w:t>
            </w:r>
            <w:r w:rsidR="004B2B39" w:rsidRPr="00EE3839">
              <w:rPr>
                <w:rFonts w:cs="Arial"/>
                <w:iCs/>
                <w:sz w:val="14"/>
                <w:szCs w:val="14"/>
              </w:rPr>
              <w:t>.4</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del w:id="910" w:author="lubrich" w:date="2020-04-09T16:42:00Z">
              <w:r w:rsidRPr="00EE3839" w:rsidDel="00827527">
                <w:rPr>
                  <w:rFonts w:cs="Arial"/>
                  <w:iCs/>
                  <w:sz w:val="14"/>
                  <w:szCs w:val="14"/>
                </w:rPr>
                <w:delText>R</w:delText>
              </w:r>
            </w:del>
            <w:ins w:id="911" w:author="lubrich" w:date="2020-04-09T16:42:00Z">
              <w:r w:rsidR="00827527">
                <w:rPr>
                  <w:rFonts w:cs="Arial"/>
                  <w:iCs/>
                  <w:sz w:val="14"/>
                  <w:szCs w:val="14"/>
                </w:rPr>
                <w:t>M</w:t>
              </w:r>
            </w:ins>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proofErr w:type="spellStart"/>
            <w:r w:rsidRPr="00EE3839">
              <w:rPr>
                <w:rFonts w:ascii="Arial" w:hAnsi="Arial" w:cs="Arial"/>
              </w:rPr>
              <w:t>dct:format</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EE3839" w:rsidRDefault="004B2B39" w:rsidP="00724E23">
            <w:pPr>
              <w:pStyle w:val="Tableentry"/>
              <w:jc w:val="left"/>
              <w:rPr>
                <w:rFonts w:ascii="Arial" w:hAnsi="Arial" w:cs="Arial"/>
              </w:rPr>
            </w:pPr>
            <w:proofErr w:type="spellStart"/>
            <w:r w:rsidRPr="00EE3839">
              <w:rPr>
                <w:rFonts w:ascii="Arial" w:hAnsi="Arial" w:cs="Arial"/>
              </w:rPr>
              <w:t>dct:MediaType</w:t>
            </w:r>
            <w:proofErr w:type="spellEnd"/>
            <w:del w:id="912" w:author="lubrich" w:date="2020-04-09T16:28:00Z">
              <w:r w:rsidRPr="00EE3839" w:rsidDel="00724E23">
                <w:rPr>
                  <w:rFonts w:ascii="Arial" w:hAnsi="Arial" w:cs="Arial"/>
                </w:rPr>
                <w:delText>OrExtend</w:delText>
              </w:r>
            </w:del>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827527" w:rsidRPr="00827527" w:rsidRDefault="004B2B39" w:rsidP="00827527">
            <w:pPr>
              <w:pStyle w:val="Tableentry"/>
              <w:jc w:val="left"/>
              <w:rPr>
                <w:ins w:id="913" w:author="lubrich" w:date="2020-04-09T16:37:00Z"/>
                <w:rFonts w:ascii="Arial" w:hAnsi="Arial" w:cs="Arial"/>
              </w:rPr>
            </w:pPr>
            <w:r w:rsidRPr="00EE3839">
              <w:rPr>
                <w:rFonts w:ascii="Arial" w:hAnsi="Arial" w:cs="Arial"/>
              </w:rPr>
              <w:t>This property refers to</w:t>
            </w:r>
            <w:del w:id="914" w:author="lubrich" w:date="2020-04-09T16:25:00Z">
              <w:r w:rsidRPr="00EE3839" w:rsidDel="00617C3A">
                <w:rPr>
                  <w:rFonts w:ascii="Arial" w:hAnsi="Arial" w:cs="Arial"/>
                </w:rPr>
                <w:delText xml:space="preserve"> the file format of the Distribution.</w:delText>
              </w:r>
            </w:del>
            <w:ins w:id="915" w:author="lubrich" w:date="2020-04-09T16:26:00Z">
              <w:r w:rsidR="00617C3A" w:rsidRPr="00827527">
                <w:rPr>
                  <w:rFonts w:ascii="Arial" w:hAnsi="Arial" w:cs="Arial"/>
                </w:rPr>
                <w:t xml:space="preserve"> </w:t>
              </w:r>
            </w:ins>
            <w:ins w:id="916" w:author="lubrich" w:date="2020-04-09T16:37:00Z">
              <w:r w:rsidR="00827527" w:rsidRPr="00827527">
                <w:rPr>
                  <w:rFonts w:ascii="Arial" w:hAnsi="Arial" w:cs="Arial"/>
                </w:rPr>
                <w:t>the formatting of a dataset, described on four layers</w:t>
              </w:r>
            </w:ins>
            <w:ins w:id="917" w:author="lubrich" w:date="2020-04-09T16:38:00Z">
              <w:r w:rsidR="00827527" w:rsidRPr="00827527">
                <w:rPr>
                  <w:rFonts w:ascii="Arial" w:hAnsi="Arial" w:cs="Arial"/>
                </w:rPr>
                <w:t>.</w:t>
              </w:r>
            </w:ins>
            <w:ins w:id="918" w:author="lubrich" w:date="2020-04-09T16:37:00Z">
              <w:r w:rsidR="00827527" w:rsidRPr="00827527">
                <w:rPr>
                  <w:rFonts w:ascii="Arial" w:hAnsi="Arial" w:cs="Arial"/>
                </w:rPr>
                <w:t xml:space="preserve"> </w:t>
              </w:r>
            </w:ins>
            <w:ins w:id="919" w:author="lubrich" w:date="2020-04-09T16:38:00Z">
              <w:r w:rsidR="00827527" w:rsidRPr="00827527">
                <w:rPr>
                  <w:rFonts w:ascii="Arial" w:hAnsi="Arial" w:cs="Arial"/>
                </w:rPr>
                <w:t>This way, a data user will be able to learn about how to read and interpret a dataset, when he discovers it on the NAP.</w:t>
              </w:r>
            </w:ins>
          </w:p>
          <w:p w:rsidR="00827527" w:rsidRPr="00827527" w:rsidRDefault="00827527" w:rsidP="00827527">
            <w:pPr>
              <w:pStyle w:val="Tableentry"/>
              <w:jc w:val="left"/>
              <w:rPr>
                <w:ins w:id="920" w:author="lubrich" w:date="2020-04-09T16:39:00Z"/>
                <w:rFonts w:ascii="Arial" w:hAnsi="Arial" w:cs="Arial"/>
              </w:rPr>
            </w:pPr>
            <w:ins w:id="921" w:author="lubrich" w:date="2020-04-09T16:40:00Z">
              <w:r w:rsidRPr="00EE3839">
                <w:rPr>
                  <w:rFonts w:ascii="Arial" w:hAnsi="Arial" w:cs="Arial"/>
                </w:rPr>
                <w:t>•</w:t>
              </w:r>
              <w:r w:rsidRPr="00EE3839">
                <w:rPr>
                  <w:rFonts w:ascii="Arial" w:hAnsi="Arial" w:cs="Arial"/>
                </w:rPr>
                <w:tab/>
              </w:r>
            </w:ins>
            <w:ins w:id="922" w:author="lubrich" w:date="2020-04-09T16:37:00Z">
              <w:r w:rsidRPr="00827527">
                <w:rPr>
                  <w:rFonts w:ascii="Arial" w:hAnsi="Arial" w:cs="Arial"/>
                </w:rPr>
                <w:t>Encoding</w:t>
              </w:r>
            </w:ins>
            <w:ins w:id="923" w:author="lubrich" w:date="2020-04-09T16:39:00Z">
              <w:r w:rsidRPr="00827527">
                <w:rPr>
                  <w:rFonts w:ascii="Arial" w:hAnsi="Arial" w:cs="Arial"/>
                </w:rPr>
                <w:t>, describ</w:t>
              </w:r>
            </w:ins>
            <w:ins w:id="924" w:author="lubrich" w:date="2020-04-09T16:44:00Z">
              <w:r w:rsidR="005478D2">
                <w:rPr>
                  <w:rFonts w:ascii="Arial" w:hAnsi="Arial" w:cs="Arial"/>
                </w:rPr>
                <w:t>ing</w:t>
              </w:r>
            </w:ins>
            <w:ins w:id="925" w:author="lubrich" w:date="2020-04-09T16:45:00Z">
              <w:r w:rsidR="005478D2">
                <w:rPr>
                  <w:rFonts w:ascii="Arial" w:hAnsi="Arial" w:cs="Arial"/>
                </w:rPr>
                <w:t xml:space="preserve"> a</w:t>
              </w:r>
            </w:ins>
            <w:ins w:id="926" w:author="lubrich" w:date="2020-04-09T16:44:00Z">
              <w:r w:rsidR="005478D2" w:rsidRPr="005478D2">
                <w:rPr>
                  <w:rFonts w:ascii="Arial" w:hAnsi="Arial" w:cs="Arial"/>
                </w:rPr>
                <w:t xml:space="preserve"> character </w:t>
              </w:r>
            </w:ins>
            <w:ins w:id="927" w:author="lubrich" w:date="2020-04-09T16:53:00Z">
              <w:r w:rsidR="00FF2A22">
                <w:rPr>
                  <w:rFonts w:ascii="Arial" w:hAnsi="Arial" w:cs="Arial"/>
                </w:rPr>
                <w:t xml:space="preserve">set </w:t>
              </w:r>
            </w:ins>
            <w:ins w:id="928" w:author="lubrich" w:date="2020-04-09T16:44:00Z">
              <w:r w:rsidR="005478D2" w:rsidRPr="005478D2">
                <w:rPr>
                  <w:rFonts w:ascii="Arial" w:hAnsi="Arial" w:cs="Arial"/>
                </w:rPr>
                <w:t>standard. Encoding is usually controlled by syntax standards today, see below.</w:t>
              </w:r>
            </w:ins>
          </w:p>
          <w:p w:rsidR="00827527" w:rsidRPr="00827527" w:rsidRDefault="00827527" w:rsidP="00827527">
            <w:pPr>
              <w:pStyle w:val="Tableentry"/>
              <w:jc w:val="left"/>
              <w:rPr>
                <w:ins w:id="929" w:author="lubrich" w:date="2020-04-09T16:40:00Z"/>
                <w:rFonts w:ascii="Arial" w:hAnsi="Arial" w:cs="Arial"/>
              </w:rPr>
            </w:pPr>
            <w:ins w:id="930" w:author="lubrich" w:date="2020-04-09T16:40:00Z">
              <w:r w:rsidRPr="00EE3839">
                <w:rPr>
                  <w:rFonts w:ascii="Arial" w:hAnsi="Arial" w:cs="Arial"/>
                </w:rPr>
                <w:t>•</w:t>
              </w:r>
              <w:r w:rsidRPr="00EE3839">
                <w:rPr>
                  <w:rFonts w:ascii="Arial" w:hAnsi="Arial" w:cs="Arial"/>
                </w:rPr>
                <w:tab/>
              </w:r>
            </w:ins>
            <w:ins w:id="931" w:author="lubrich" w:date="2020-04-09T16:37:00Z">
              <w:r w:rsidRPr="00827527">
                <w:rPr>
                  <w:rFonts w:ascii="Arial" w:hAnsi="Arial" w:cs="Arial"/>
                </w:rPr>
                <w:t>Syntax</w:t>
              </w:r>
            </w:ins>
            <w:ins w:id="932" w:author="lubrich" w:date="2020-04-09T16:49:00Z">
              <w:r w:rsidR="00FF2A22">
                <w:rPr>
                  <w:rFonts w:ascii="Arial" w:hAnsi="Arial" w:cs="Arial"/>
                </w:rPr>
                <w:t>,</w:t>
              </w:r>
            </w:ins>
            <w:ins w:id="933" w:author="lubrich" w:date="2020-04-09T16:46:00Z">
              <w:r w:rsidR="00FF2A22">
                <w:rPr>
                  <w:rFonts w:ascii="Arial" w:hAnsi="Arial" w:cs="Arial"/>
                </w:rPr>
                <w:t xml:space="preserve"> </w:t>
              </w:r>
            </w:ins>
            <w:ins w:id="934" w:author="lubrich" w:date="2020-04-09T16:44:00Z">
              <w:r w:rsidR="005478D2">
                <w:rPr>
                  <w:rFonts w:ascii="Arial" w:hAnsi="Arial" w:cs="Arial"/>
                </w:rPr>
                <w:t xml:space="preserve">as the </w:t>
              </w:r>
              <w:proofErr w:type="spellStart"/>
              <w:r w:rsidR="005478D2" w:rsidRPr="005478D2">
                <w:rPr>
                  <w:rFonts w:ascii="Arial" w:hAnsi="Arial" w:cs="Arial"/>
                </w:rPr>
                <w:t>the</w:t>
              </w:r>
              <w:proofErr w:type="spellEnd"/>
              <w:r w:rsidR="005478D2" w:rsidRPr="005478D2">
                <w:rPr>
                  <w:rFonts w:ascii="Arial" w:hAnsi="Arial" w:cs="Arial"/>
                </w:rPr>
                <w:t xml:space="preserve"> base standard that specifies syntactically correct documents. On this level, only base elements of building documents properly are specified and can be proved by syntax checks.</w:t>
              </w:r>
            </w:ins>
          </w:p>
          <w:p w:rsidR="00827527" w:rsidRPr="00827527" w:rsidRDefault="00827527" w:rsidP="00827527">
            <w:pPr>
              <w:pStyle w:val="Tableentry"/>
              <w:jc w:val="left"/>
              <w:rPr>
                <w:ins w:id="935" w:author="lubrich" w:date="2020-04-09T16:40:00Z"/>
                <w:rFonts w:ascii="Arial" w:hAnsi="Arial" w:cs="Arial"/>
              </w:rPr>
            </w:pPr>
            <w:ins w:id="936" w:author="lubrich" w:date="2020-04-09T16:40:00Z">
              <w:r w:rsidRPr="00EE3839">
                <w:rPr>
                  <w:rFonts w:ascii="Arial" w:hAnsi="Arial" w:cs="Arial"/>
                </w:rPr>
                <w:t>•</w:t>
              </w:r>
              <w:r w:rsidRPr="00EE3839">
                <w:rPr>
                  <w:rFonts w:ascii="Arial" w:hAnsi="Arial" w:cs="Arial"/>
                </w:rPr>
                <w:tab/>
              </w:r>
            </w:ins>
            <w:ins w:id="937" w:author="lubrich" w:date="2020-04-09T16:37:00Z">
              <w:r w:rsidRPr="00827527">
                <w:rPr>
                  <w:rFonts w:ascii="Arial" w:hAnsi="Arial" w:cs="Arial"/>
                </w:rPr>
                <w:t>Grammar</w:t>
              </w:r>
            </w:ins>
            <w:ins w:id="938" w:author="lubrich" w:date="2020-04-09T16:49:00Z">
              <w:r w:rsidR="00FF2A22">
                <w:rPr>
                  <w:rFonts w:ascii="Arial" w:hAnsi="Arial" w:cs="Arial"/>
                </w:rPr>
                <w:t>,</w:t>
              </w:r>
            </w:ins>
            <w:ins w:id="939" w:author="lubrich" w:date="2020-04-09T16:46:00Z">
              <w:r w:rsidR="00FF2A22">
                <w:rPr>
                  <w:rFonts w:ascii="Arial" w:hAnsi="Arial" w:cs="Arial"/>
                </w:rPr>
                <w:t xml:space="preserve"> describing the </w:t>
              </w:r>
              <w:r w:rsidR="00FF2A22" w:rsidRPr="00FF2A22">
                <w:rPr>
                  <w:rFonts w:ascii="Arial" w:hAnsi="Arial" w:cs="Arial"/>
                </w:rPr>
                <w:t xml:space="preserve">standard on top of the elementary syntax that </w:t>
              </w:r>
              <w:proofErr w:type="gramStart"/>
              <w:r w:rsidR="00FF2A22" w:rsidRPr="00FF2A22">
                <w:rPr>
                  <w:rFonts w:ascii="Arial" w:hAnsi="Arial" w:cs="Arial"/>
                </w:rPr>
                <w:t>describe</w:t>
              </w:r>
              <w:proofErr w:type="gramEnd"/>
              <w:r w:rsidR="00FF2A22" w:rsidRPr="00FF2A22">
                <w:rPr>
                  <w:rFonts w:ascii="Arial" w:hAnsi="Arial" w:cs="Arial"/>
                </w:rPr>
                <w:t xml:space="preserve"> data structures in the dataset.</w:t>
              </w:r>
            </w:ins>
          </w:p>
          <w:p w:rsidR="00827527" w:rsidRPr="00827527" w:rsidRDefault="00827527" w:rsidP="00827527">
            <w:pPr>
              <w:pStyle w:val="Tableentry"/>
              <w:jc w:val="left"/>
              <w:rPr>
                <w:ins w:id="940" w:author="lubrich" w:date="2020-04-09T16:37:00Z"/>
                <w:rFonts w:ascii="Arial" w:hAnsi="Arial" w:cs="Arial"/>
              </w:rPr>
            </w:pPr>
            <w:ins w:id="941" w:author="lubrich" w:date="2020-04-09T16:40:00Z">
              <w:r w:rsidRPr="00EE3839">
                <w:rPr>
                  <w:rFonts w:ascii="Arial" w:hAnsi="Arial" w:cs="Arial"/>
                </w:rPr>
                <w:t>•</w:t>
              </w:r>
              <w:r w:rsidRPr="00EE3839">
                <w:rPr>
                  <w:rFonts w:ascii="Arial" w:hAnsi="Arial" w:cs="Arial"/>
                </w:rPr>
                <w:tab/>
              </w:r>
            </w:ins>
            <w:ins w:id="942" w:author="lubrich" w:date="2020-04-09T16:37:00Z">
              <w:r w:rsidR="00FF2A22">
                <w:rPr>
                  <w:rFonts w:ascii="Arial" w:hAnsi="Arial" w:cs="Arial"/>
                </w:rPr>
                <w:t>Data Model</w:t>
              </w:r>
            </w:ins>
            <w:ins w:id="943" w:author="lubrich" w:date="2020-04-09T16:48:00Z">
              <w:r w:rsidR="00FF2A22">
                <w:rPr>
                  <w:rFonts w:ascii="Arial" w:hAnsi="Arial" w:cs="Arial"/>
                </w:rPr>
                <w:t>,</w:t>
              </w:r>
            </w:ins>
            <w:ins w:id="944" w:author="lubrich" w:date="2020-04-09T16:37:00Z">
              <w:r w:rsidRPr="00827527">
                <w:rPr>
                  <w:rFonts w:ascii="Arial" w:hAnsi="Arial" w:cs="Arial"/>
                </w:rPr>
                <w:t xml:space="preserve"> </w:t>
              </w:r>
            </w:ins>
            <w:proofErr w:type="spellStart"/>
            <w:ins w:id="945" w:author="lubrich" w:date="2020-04-09T16:48:00Z">
              <w:r w:rsidR="00FF2A22">
                <w:rPr>
                  <w:rFonts w:ascii="Arial" w:hAnsi="Arial" w:cs="Arial"/>
                </w:rPr>
                <w:t>desctibing</w:t>
              </w:r>
              <w:proofErr w:type="spellEnd"/>
              <w:r w:rsidR="00FF2A22">
                <w:rPr>
                  <w:rFonts w:ascii="Arial" w:hAnsi="Arial" w:cs="Arial"/>
                </w:rPr>
                <w:t xml:space="preserve"> </w:t>
              </w:r>
              <w:r w:rsidR="00FF2A22" w:rsidRPr="00FF2A22">
                <w:rPr>
                  <w:rFonts w:ascii="Arial" w:hAnsi="Arial" w:cs="Arial"/>
                </w:rPr>
                <w:t>concrete data models that use the specification elements so far to specify specific data models. The NAP should keep references of the concrete data model used for a dataset.</w:t>
              </w:r>
            </w:ins>
          </w:p>
          <w:p w:rsidR="00827527" w:rsidRPr="00827527" w:rsidRDefault="00FF2A22" w:rsidP="00827527">
            <w:pPr>
              <w:pStyle w:val="Tableentry"/>
              <w:jc w:val="left"/>
              <w:rPr>
                <w:ins w:id="946" w:author="lubrich" w:date="2020-04-09T16:37:00Z"/>
                <w:rFonts w:ascii="Arial" w:hAnsi="Arial" w:cs="Arial"/>
              </w:rPr>
            </w:pPr>
            <w:ins w:id="947" w:author="lubrich" w:date="2020-04-09T16:49:00Z">
              <w:r>
                <w:rPr>
                  <w:rFonts w:ascii="Arial" w:hAnsi="Arial" w:cs="Arial"/>
                </w:rPr>
                <w:t>Values</w:t>
              </w:r>
            </w:ins>
            <w:ins w:id="948" w:author="lubrich" w:date="2020-04-09T16:47:00Z">
              <w:r>
                <w:rPr>
                  <w:rFonts w:ascii="Arial" w:hAnsi="Arial" w:cs="Arial"/>
                </w:rPr>
                <w:t xml:space="preserve"> on the </w:t>
              </w:r>
            </w:ins>
            <w:ins w:id="949" w:author="lubrich" w:date="2020-04-09T16:46:00Z">
              <w:r>
                <w:rPr>
                  <w:rFonts w:ascii="Arial" w:hAnsi="Arial" w:cs="Arial"/>
                </w:rPr>
                <w:t>Syntax and Data Model are mandatory</w:t>
              </w:r>
            </w:ins>
            <w:ins w:id="950" w:author="lubrich" w:date="2020-04-09T16:47:00Z">
              <w:r>
                <w:rPr>
                  <w:rFonts w:ascii="Arial" w:hAnsi="Arial" w:cs="Arial"/>
                </w:rPr>
                <w:t xml:space="preserve"> in this property, Encoding and Grammar are optional.</w:t>
              </w:r>
            </w:ins>
          </w:p>
          <w:p w:rsidR="00724E23" w:rsidRPr="00194CCC" w:rsidRDefault="00827527" w:rsidP="00724E23">
            <w:pPr>
              <w:pStyle w:val="Tableentry"/>
              <w:jc w:val="left"/>
              <w:rPr>
                <w:ins w:id="951" w:author="lubrich" w:date="2020-04-09T16:29:00Z"/>
                <w:rFonts w:ascii="Arial" w:hAnsi="Arial" w:cs="Arial"/>
              </w:rPr>
            </w:pPr>
            <w:ins w:id="952" w:author="lubrich" w:date="2020-04-09T16:40:00Z">
              <w:r>
                <w:rPr>
                  <w:rFonts w:ascii="Arial" w:hAnsi="Arial" w:cs="Arial"/>
                </w:rPr>
                <w:t>C</w:t>
              </w:r>
            </w:ins>
            <w:ins w:id="953" w:author="lubrich" w:date="2020-04-09T16:29:00Z">
              <w:r w:rsidR="00724E23" w:rsidRPr="00194CCC">
                <w:rPr>
                  <w:rFonts w:ascii="Arial" w:hAnsi="Arial" w:cs="Arial"/>
                </w:rPr>
                <w:t>ontrolled vocabular</w:t>
              </w:r>
            </w:ins>
            <w:ins w:id="954" w:author="lubrich" w:date="2020-04-09T16:40:00Z">
              <w:r>
                <w:rPr>
                  <w:rFonts w:ascii="Arial" w:hAnsi="Arial" w:cs="Arial"/>
                </w:rPr>
                <w:t>ies</w:t>
              </w:r>
            </w:ins>
            <w:ins w:id="955" w:author="lubrich" w:date="2020-04-09T16:41:00Z">
              <w:r>
                <w:rPr>
                  <w:rFonts w:ascii="Arial" w:hAnsi="Arial" w:cs="Arial"/>
                </w:rPr>
                <w:t xml:space="preserve"> for these layers are</w:t>
              </w:r>
            </w:ins>
            <w:ins w:id="956" w:author="lubrich" w:date="2020-04-09T16:29:00Z">
              <w:r w:rsidR="00724E23" w:rsidRPr="00194CCC">
                <w:rPr>
                  <w:rFonts w:ascii="Arial" w:hAnsi="Arial" w:cs="Arial"/>
                </w:rPr>
                <w:t xml:space="preserve"> to be used, see section x.</w:t>
              </w:r>
            </w:ins>
          </w:p>
          <w:p w:rsidR="00724E23" w:rsidRPr="00EE3839" w:rsidRDefault="00724E23" w:rsidP="00827527">
            <w:pPr>
              <w:pStyle w:val="Tableentry"/>
              <w:jc w:val="left"/>
              <w:rPr>
                <w:rFonts w:ascii="Arial" w:hAnsi="Arial" w:cs="Arial"/>
              </w:rPr>
            </w:pPr>
            <w:ins w:id="957" w:author="lubrich" w:date="2020-04-09T16:28:00Z">
              <w:r w:rsidRPr="00BF6741">
                <w:rPr>
                  <w:rFonts w:ascii="Arial" w:hAnsi="Arial" w:cs="Arial"/>
                </w:rPr>
                <w:t>Cor</w:t>
              </w:r>
              <w:r>
                <w:rPr>
                  <w:rFonts w:ascii="Arial" w:hAnsi="Arial" w:cs="Arial"/>
                </w:rPr>
                <w:t>responds to CMC element</w:t>
              </w:r>
            </w:ins>
            <w:ins w:id="958" w:author="lubrich" w:date="2020-04-09T16:41:00Z">
              <w:r w:rsidR="00827527">
                <w:rPr>
                  <w:rFonts w:ascii="Arial" w:hAnsi="Arial" w:cs="Arial"/>
                </w:rPr>
                <w:t>s</w:t>
              </w:r>
            </w:ins>
            <w:ins w:id="959" w:author="lubrich" w:date="2020-04-09T16:28:00Z">
              <w:r>
                <w:rPr>
                  <w:rFonts w:ascii="Arial" w:hAnsi="Arial" w:cs="Arial"/>
                </w:rPr>
                <w:t xml:space="preserve"> </w:t>
              </w:r>
            </w:ins>
            <w:ins w:id="960" w:author="lubrich" w:date="2020-04-09T16:41:00Z">
              <w:r w:rsidR="00827527">
                <w:rPr>
                  <w:rFonts w:ascii="Arial" w:hAnsi="Arial" w:cs="Arial"/>
                </w:rPr>
                <w:t xml:space="preserve">2.2.8.1 Data Format- </w:t>
              </w:r>
            </w:ins>
            <w:ins w:id="961" w:author="lubrich" w:date="2020-04-09T16:42:00Z">
              <w:r w:rsidR="00827527">
                <w:rPr>
                  <w:rFonts w:ascii="Arial" w:hAnsi="Arial" w:cs="Arial"/>
                </w:rPr>
                <w:t>Encoding</w:t>
              </w:r>
            </w:ins>
            <w:ins w:id="962" w:author="lubrich" w:date="2020-04-09T16:41:00Z">
              <w:r w:rsidR="00827527">
                <w:rPr>
                  <w:rFonts w:ascii="Arial" w:hAnsi="Arial" w:cs="Arial"/>
                </w:rPr>
                <w:t xml:space="preserve">, </w:t>
              </w:r>
            </w:ins>
            <w:ins w:id="963" w:author="lubrich" w:date="2020-04-09T16:28:00Z">
              <w:r>
                <w:rPr>
                  <w:rFonts w:ascii="Arial" w:hAnsi="Arial" w:cs="Arial"/>
                </w:rPr>
                <w:t>2.2.8.</w:t>
              </w:r>
            </w:ins>
            <w:ins w:id="964" w:author="lubrich" w:date="2020-04-09T16:29:00Z">
              <w:r>
                <w:rPr>
                  <w:rFonts w:ascii="Arial" w:hAnsi="Arial" w:cs="Arial"/>
                </w:rPr>
                <w:t>2</w:t>
              </w:r>
            </w:ins>
            <w:ins w:id="965" w:author="lubrich" w:date="2020-04-09T16:28:00Z">
              <w:r>
                <w:rPr>
                  <w:rFonts w:ascii="Arial" w:hAnsi="Arial" w:cs="Arial"/>
                </w:rPr>
                <w:t xml:space="preserve"> </w:t>
              </w:r>
            </w:ins>
            <w:ins w:id="966" w:author="lubrich" w:date="2020-04-09T16:29:00Z">
              <w:r>
                <w:rPr>
                  <w:rFonts w:ascii="Arial" w:hAnsi="Arial" w:cs="Arial"/>
                </w:rPr>
                <w:t>Data Format- Syntax</w:t>
              </w:r>
            </w:ins>
            <w:ins w:id="967" w:author="lubrich" w:date="2020-04-09T16:41:00Z">
              <w:r w:rsidR="00827527">
                <w:rPr>
                  <w:rFonts w:ascii="Arial" w:hAnsi="Arial" w:cs="Arial"/>
                </w:rPr>
                <w:t>, 2.2.8.</w:t>
              </w:r>
            </w:ins>
            <w:ins w:id="968" w:author="lubrich" w:date="2020-04-09T16:42:00Z">
              <w:r w:rsidR="00827527">
                <w:rPr>
                  <w:rFonts w:ascii="Arial" w:hAnsi="Arial" w:cs="Arial"/>
                </w:rPr>
                <w:t>3</w:t>
              </w:r>
            </w:ins>
            <w:ins w:id="969" w:author="lubrich" w:date="2020-04-09T16:41:00Z">
              <w:r w:rsidR="00827527">
                <w:rPr>
                  <w:rFonts w:ascii="Arial" w:hAnsi="Arial" w:cs="Arial"/>
                </w:rPr>
                <w:t xml:space="preserve"> Data Format- </w:t>
              </w:r>
            </w:ins>
            <w:ins w:id="970" w:author="lubrich" w:date="2020-04-09T16:42:00Z">
              <w:r w:rsidR="00827527">
                <w:rPr>
                  <w:rFonts w:ascii="Arial" w:hAnsi="Arial" w:cs="Arial"/>
                </w:rPr>
                <w:t>Grammar</w:t>
              </w:r>
            </w:ins>
            <w:ins w:id="971" w:author="lubrich" w:date="2020-04-09T16:41:00Z">
              <w:r w:rsidR="00827527">
                <w:rPr>
                  <w:rFonts w:ascii="Arial" w:hAnsi="Arial" w:cs="Arial"/>
                </w:rPr>
                <w:t>, and 2.2.8.</w:t>
              </w:r>
            </w:ins>
            <w:ins w:id="972" w:author="lubrich" w:date="2020-04-09T16:42:00Z">
              <w:r w:rsidR="00827527">
                <w:rPr>
                  <w:rFonts w:ascii="Arial" w:hAnsi="Arial" w:cs="Arial"/>
                </w:rPr>
                <w:t>4</w:t>
              </w:r>
            </w:ins>
            <w:ins w:id="973" w:author="lubrich" w:date="2020-04-09T16:41:00Z">
              <w:r w:rsidR="00827527">
                <w:rPr>
                  <w:rFonts w:ascii="Arial" w:hAnsi="Arial" w:cs="Arial"/>
                </w:rPr>
                <w:t xml:space="preserve"> Data Format- </w:t>
              </w:r>
            </w:ins>
            <w:ins w:id="974" w:author="lubrich" w:date="2020-04-09T16:42:00Z">
              <w:r w:rsidR="00827527">
                <w:rPr>
                  <w:rFonts w:ascii="Arial" w:hAnsi="Arial" w:cs="Arial"/>
                </w:rPr>
                <w:t>Data Model</w:t>
              </w:r>
            </w:ins>
            <w:ins w:id="975" w:author="lubrich" w:date="2020-04-09T16:41:00Z">
              <w:r w:rsidR="00827527">
                <w:rPr>
                  <w:rFonts w:ascii="Arial" w:hAnsi="Arial" w:cs="Arial"/>
                </w:rPr>
                <w:t xml:space="preserve">. </w:t>
              </w:r>
            </w:ins>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del w:id="976" w:author="lubrich" w:date="2020-04-09T16:42:00Z">
              <w:r w:rsidRPr="00EE3839" w:rsidDel="00827527">
                <w:rPr>
                  <w:rFonts w:ascii="Arial" w:hAnsi="Arial" w:cs="Arial"/>
                </w:rPr>
                <w:delText>0..1</w:delText>
              </w:r>
            </w:del>
            <w:ins w:id="977" w:author="lubrich" w:date="2020-04-09T16:42:00Z">
              <w:r w:rsidR="00827527">
                <w:rPr>
                  <w:rFonts w:ascii="Arial" w:hAnsi="Arial" w:cs="Arial"/>
                </w:rPr>
                <w:t>1..n</w:t>
              </w:r>
            </w:ins>
          </w:p>
        </w:tc>
      </w:tr>
      <w:tr w:rsidR="004B2B39" w:rsidRPr="00EE3839" w:rsidTr="00EE3839">
        <w:trPr>
          <w:cantSplit/>
          <w:trHeight w:hRule="exact" w:val="660"/>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w:t>
            </w:r>
            <w:r w:rsidR="004B2B39" w:rsidRPr="00EE3839">
              <w:rPr>
                <w:rFonts w:cs="Arial"/>
                <w:iCs/>
                <w:sz w:val="14"/>
                <w:szCs w:val="14"/>
              </w:rPr>
              <w:t>.5</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R</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licence</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dct</w:t>
            </w:r>
            <w:r w:rsidRPr="00EE3839">
              <w:rPr>
                <w:rFonts w:ascii="Arial" w:hAnsi="Arial" w:cs="Arial"/>
              </w:rPr>
              <w:t>:license</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dct</w:t>
            </w:r>
            <w:r w:rsidRPr="00EE3839">
              <w:rPr>
                <w:rFonts w:ascii="Arial" w:hAnsi="Arial" w:cs="Arial"/>
              </w:rPr>
              <w:t>:</w:t>
            </w:r>
            <w:proofErr w:type="spellStart"/>
            <w:r w:rsidRPr="00EE3839">
              <w:rPr>
                <w:rFonts w:ascii="Arial" w:hAnsi="Arial" w:cs="Arial"/>
              </w:rPr>
              <w:t>LicenseDocument</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refers to the licence under which the Distribution is made available.</w:t>
            </w: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0..1</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w:t>
            </w:r>
            <w:r w:rsidR="004B2B39" w:rsidRPr="00EE3839">
              <w:rPr>
                <w:rFonts w:cs="Arial"/>
                <w:iCs/>
                <w:sz w:val="14"/>
                <w:szCs w:val="14"/>
              </w:rPr>
              <w:t>.6</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 xml:space="preserve">access service </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noProof/>
              </w:rPr>
            </w:pPr>
            <w:r w:rsidRPr="00EE3839">
              <w:rPr>
                <w:rFonts w:ascii="Arial" w:hAnsi="Arial" w:cs="Arial"/>
                <w:noProof/>
              </w:rPr>
              <w:t>dcat:accessService</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noProof/>
              </w:rPr>
            </w:pPr>
            <w:r w:rsidRPr="00EE3839">
              <w:rPr>
                <w:rFonts w:ascii="Arial" w:hAnsi="Arial" w:cs="Arial"/>
                <w:noProof/>
              </w:rPr>
              <w:t>dcat:DataService</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4B2B39" w:rsidP="00EE3839">
            <w:pPr>
              <w:pStyle w:val="Tableentry"/>
              <w:jc w:val="left"/>
              <w:rPr>
                <w:ins w:id="978" w:author="lubrich" w:date="2020-04-09T16:16:00Z"/>
                <w:rFonts w:ascii="Arial" w:hAnsi="Arial" w:cs="Arial"/>
              </w:rPr>
            </w:pPr>
            <w:r w:rsidRPr="00EE3839">
              <w:rPr>
                <w:rFonts w:ascii="Arial" w:hAnsi="Arial" w:cs="Arial"/>
              </w:rPr>
              <w:t>This property refers to a data service that gives access to the distribution of the dataset</w:t>
            </w:r>
          </w:p>
          <w:p w:rsidR="00617C3A" w:rsidRPr="00EE3839" w:rsidRDefault="00617C3A" w:rsidP="00EE3839">
            <w:pPr>
              <w:pStyle w:val="Tableentry"/>
              <w:jc w:val="left"/>
              <w:rPr>
                <w:rFonts w:ascii="Arial" w:hAnsi="Arial" w:cs="Arial"/>
              </w:rPr>
            </w:pP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0..n</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tabs>
                <w:tab w:val="left" w:pos="2693"/>
              </w:tabs>
              <w:spacing w:after="0" w:line="240" w:lineRule="auto"/>
              <w:ind w:left="0"/>
              <w:jc w:val="left"/>
              <w:outlineLvl w:val="2"/>
              <w:rPr>
                <w:rFonts w:cs="Arial"/>
                <w:iCs/>
                <w:sz w:val="14"/>
                <w:szCs w:val="14"/>
              </w:rPr>
            </w:pPr>
            <w:r w:rsidRPr="00EE3839">
              <w:rPr>
                <w:rFonts w:cs="Arial"/>
                <w:iCs/>
                <w:sz w:val="14"/>
                <w:szCs w:val="14"/>
              </w:rPr>
              <w:t>4.7</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byte size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dcat</w:t>
            </w:r>
            <w:r w:rsidRPr="00EE3839">
              <w:rPr>
                <w:rFonts w:ascii="Arial" w:hAnsi="Arial" w:cs="Arial"/>
              </w:rPr>
              <w:t>:</w:t>
            </w:r>
            <w:proofErr w:type="spellStart"/>
            <w:r w:rsidRPr="00EE3839">
              <w:rPr>
                <w:rFonts w:ascii="Arial" w:hAnsi="Arial" w:cs="Arial"/>
              </w:rPr>
              <w:t>byteSize</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rdfs:Literal</w:t>
            </w:r>
            <w:r w:rsidRPr="00EE3839">
              <w:rPr>
                <w:rFonts w:ascii="Arial" w:hAnsi="Arial" w:cs="Arial"/>
              </w:rPr>
              <w:t xml:space="preserve"> typed as </w:t>
            </w:r>
            <w:r w:rsidRPr="00EE3839">
              <w:rPr>
                <w:rFonts w:ascii="Arial" w:hAnsi="Arial" w:cs="Arial"/>
                <w:noProof/>
              </w:rPr>
              <w:t>xsd:decimal</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contains the size of a Distribution in bytes.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0..1</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4.8</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checksum</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spdx</w:t>
            </w:r>
            <w:r w:rsidRPr="00EE3839">
              <w:rPr>
                <w:rFonts w:ascii="Arial" w:hAnsi="Arial" w:cs="Arial"/>
              </w:rPr>
              <w:t>:checksum</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spdx</w:t>
            </w:r>
            <w:r w:rsidRPr="00EE3839">
              <w:rPr>
                <w:rFonts w:ascii="Arial" w:hAnsi="Arial" w:cs="Arial"/>
              </w:rPr>
              <w:t>:Checksum</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provides a mechanism that can be used to verify that the contents of a distribution have not changed</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0..1</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4.9</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compression format</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noProof/>
              </w:rPr>
            </w:pPr>
            <w:r w:rsidRPr="00EE3839">
              <w:rPr>
                <w:rFonts w:ascii="Arial" w:hAnsi="Arial" w:cs="Arial"/>
                <w:noProof/>
              </w:rPr>
              <w:t>dcat:compressFormat</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noProof/>
              </w:rPr>
            </w:pPr>
            <w:r w:rsidRPr="00EE3839">
              <w:rPr>
                <w:rFonts w:ascii="Arial" w:hAnsi="Arial" w:cs="Arial"/>
                <w:noProof/>
              </w:rPr>
              <w:t>dct:MediaType</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refers to the format of the file in which the data is contained in a compressed form, e.g. to reduce the size of the downloadable file.</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0..n</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lastRenderedPageBreak/>
              <w:t>4.10</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documentation</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proofErr w:type="spellStart"/>
            <w:r w:rsidRPr="00EE3839">
              <w:rPr>
                <w:rFonts w:ascii="Arial" w:hAnsi="Arial" w:cs="Arial"/>
              </w:rPr>
              <w:t>foaf</w:t>
            </w:r>
            <w:r w:rsidRPr="00EE3839">
              <w:rPr>
                <w:rFonts w:ascii="Arial" w:hAnsi="Arial" w:cs="Arial"/>
                <w:noProof/>
              </w:rPr>
              <w:t>:page</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proofErr w:type="spellStart"/>
            <w:r w:rsidRPr="00EE3839">
              <w:rPr>
                <w:rFonts w:ascii="Arial" w:hAnsi="Arial" w:cs="Arial"/>
              </w:rPr>
              <w:t>foaf</w:t>
            </w:r>
            <w:r w:rsidRPr="00EE3839">
              <w:rPr>
                <w:rFonts w:ascii="Arial" w:hAnsi="Arial" w:cs="Arial"/>
                <w:noProof/>
              </w:rPr>
              <w:t>:Document</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refers to a page or document about this Distribution.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0..n</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4.11</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download URL</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dcat</w:t>
            </w:r>
            <w:r w:rsidRPr="00EE3839">
              <w:rPr>
                <w:rFonts w:ascii="Arial" w:hAnsi="Arial" w:cs="Arial"/>
              </w:rPr>
              <w:t>:</w:t>
            </w:r>
            <w:proofErr w:type="spellStart"/>
            <w:r w:rsidRPr="00EE3839">
              <w:rPr>
                <w:rFonts w:ascii="Arial" w:hAnsi="Arial" w:cs="Arial"/>
              </w:rPr>
              <w:t>downloadURL</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rdfs:Resource</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 xml:space="preserve">This property contains a URL that is a direct link to a downloadable file in a given format. </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1..n</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4.12</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has policy</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noProof/>
              </w:rPr>
            </w:pPr>
            <w:r w:rsidRPr="00EE3839">
              <w:rPr>
                <w:rFonts w:ascii="Arial" w:hAnsi="Arial" w:cs="Arial"/>
                <w:noProof/>
              </w:rPr>
              <w:t>odrl:hasPolicy</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noProof/>
              </w:rPr>
            </w:pPr>
            <w:r w:rsidRPr="00EE3839">
              <w:rPr>
                <w:rFonts w:ascii="Arial" w:hAnsi="Arial" w:cs="Arial"/>
                <w:noProof/>
              </w:rPr>
              <w:t>odrl:Policy</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refers to the policy expressing the rights associated with the distribution if using the ODRL vocabulary</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0..1</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4.13</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language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dct</w:t>
            </w:r>
            <w:r w:rsidRPr="00EE3839">
              <w:rPr>
                <w:rFonts w:ascii="Arial" w:hAnsi="Arial" w:cs="Arial"/>
              </w:rPr>
              <w:t>:language</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dct</w:t>
            </w:r>
            <w:r w:rsidRPr="00EE3839">
              <w:rPr>
                <w:rFonts w:ascii="Arial" w:hAnsi="Arial" w:cs="Arial"/>
              </w:rPr>
              <w:t>:</w:t>
            </w:r>
            <w:proofErr w:type="spellStart"/>
            <w:r w:rsidRPr="00EE3839">
              <w:rPr>
                <w:rFonts w:ascii="Arial" w:hAnsi="Arial" w:cs="Arial"/>
              </w:rPr>
              <w:t>LinguisticSystem</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refers to a language used in the Distribution. This property can be repeated if the metadata is provided in multiple languages.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0..n</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4.14</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linked schemas</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dct</w:t>
            </w:r>
            <w:r w:rsidRPr="00EE3839">
              <w:rPr>
                <w:rFonts w:ascii="Arial" w:hAnsi="Arial" w:cs="Arial"/>
              </w:rPr>
              <w:t>:</w:t>
            </w:r>
            <w:proofErr w:type="spellStart"/>
            <w:r w:rsidRPr="00EE3839">
              <w:rPr>
                <w:rFonts w:ascii="Arial" w:hAnsi="Arial" w:cs="Arial"/>
              </w:rPr>
              <w:t>conformsTo</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dct:Standard</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refers to an established schema to which the described Distribution conforms.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0..n</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4.15</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media type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dcat</w:t>
            </w:r>
            <w:r w:rsidRPr="00EE3839">
              <w:rPr>
                <w:rFonts w:ascii="Arial" w:hAnsi="Arial" w:cs="Arial"/>
              </w:rPr>
              <w:t>:</w:t>
            </w:r>
            <w:proofErr w:type="spellStart"/>
            <w:r w:rsidRPr="00EE3839">
              <w:rPr>
                <w:rFonts w:ascii="Arial" w:hAnsi="Arial" w:cs="Arial"/>
              </w:rPr>
              <w:t>mediaType</w:t>
            </w:r>
            <w:proofErr w:type="spellEnd"/>
            <w:r w:rsidRPr="00EE3839">
              <w:rPr>
                <w:rFonts w:ascii="Arial" w:hAnsi="Arial" w:cs="Arial"/>
              </w:rPr>
              <w:t xml:space="preserve">, </w:t>
            </w:r>
            <w:r w:rsidRPr="00EE3839">
              <w:rPr>
                <w:rFonts w:ascii="Arial" w:hAnsi="Arial" w:cs="Arial"/>
                <w:noProof/>
              </w:rPr>
              <w:t>subproperty</w:t>
            </w:r>
            <w:r w:rsidRPr="00EE3839">
              <w:rPr>
                <w:rFonts w:ascii="Arial" w:hAnsi="Arial" w:cs="Arial"/>
              </w:rPr>
              <w:t xml:space="preserve"> of </w:t>
            </w:r>
            <w:proofErr w:type="spellStart"/>
            <w:r w:rsidRPr="00EE3839">
              <w:rPr>
                <w:rFonts w:ascii="Arial" w:hAnsi="Arial" w:cs="Arial"/>
                <w:noProof/>
              </w:rPr>
              <w:t>dct</w:t>
            </w:r>
            <w:r w:rsidRPr="00EE3839">
              <w:rPr>
                <w:rFonts w:ascii="Arial" w:hAnsi="Arial" w:cs="Arial"/>
              </w:rPr>
              <w:t>:format</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dct</w:t>
            </w:r>
            <w:r w:rsidRPr="00EE3839">
              <w:rPr>
                <w:rFonts w:ascii="Arial" w:hAnsi="Arial" w:cs="Arial"/>
              </w:rPr>
              <w:t>:</w:t>
            </w:r>
            <w:proofErr w:type="spellStart"/>
            <w:r w:rsidRPr="00EE3839">
              <w:rPr>
                <w:rFonts w:ascii="Arial" w:hAnsi="Arial" w:cs="Arial"/>
              </w:rPr>
              <w:t>MediaType</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refers to the media type of the Distribution as defined in the official register of media types managed by IANA.</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0..1</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4.16</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packaging format</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noProof/>
              </w:rPr>
            </w:pPr>
            <w:r w:rsidRPr="00EE3839">
              <w:rPr>
                <w:rFonts w:ascii="Arial" w:hAnsi="Arial" w:cs="Arial"/>
                <w:noProof/>
              </w:rPr>
              <w:t>dcat:packageFormat</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noProof/>
              </w:rPr>
            </w:pPr>
            <w:r w:rsidRPr="00EE3839">
              <w:rPr>
                <w:rFonts w:ascii="Arial" w:hAnsi="Arial" w:cs="Arial"/>
                <w:noProof/>
              </w:rPr>
              <w:t>dct:MediaType</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refers to the format of the file in which one or more data files are grouped together, e.g. to enable a set of related files to be downloaded together.</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0..n</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4.17</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release date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dct</w:t>
            </w:r>
            <w:r w:rsidRPr="00EE3839">
              <w:rPr>
                <w:rFonts w:ascii="Arial" w:hAnsi="Arial" w:cs="Arial"/>
              </w:rPr>
              <w:t>:issued</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rdfs</w:t>
            </w:r>
            <w:r w:rsidRPr="00EE3839">
              <w:rPr>
                <w:rFonts w:ascii="Arial" w:hAnsi="Arial" w:cs="Arial"/>
              </w:rPr>
              <w:t xml:space="preserve">:Literal typed as </w:t>
            </w:r>
            <w:proofErr w:type="spellStart"/>
            <w:r w:rsidRPr="00EE3839">
              <w:rPr>
                <w:rFonts w:ascii="Arial" w:hAnsi="Arial" w:cs="Arial"/>
                <w:noProof/>
              </w:rPr>
              <w:t>xsd</w:t>
            </w:r>
            <w:r w:rsidRPr="00EE3839">
              <w:rPr>
                <w:rFonts w:ascii="Arial" w:hAnsi="Arial" w:cs="Arial"/>
              </w:rPr>
              <w:t>:date</w:t>
            </w:r>
            <w:proofErr w:type="spellEnd"/>
            <w:r w:rsidRPr="00EE3839">
              <w:rPr>
                <w:rFonts w:ascii="Arial" w:hAnsi="Arial" w:cs="Arial"/>
              </w:rPr>
              <w:t xml:space="preserve"> or </w:t>
            </w:r>
            <w:proofErr w:type="spellStart"/>
            <w:r w:rsidRPr="00EE3839">
              <w:rPr>
                <w:rFonts w:ascii="Arial" w:hAnsi="Arial" w:cs="Arial"/>
                <w:noProof/>
              </w:rPr>
              <w:t>xsd</w:t>
            </w:r>
            <w:r w:rsidRPr="00EE3839">
              <w:rPr>
                <w:rFonts w:ascii="Arial" w:hAnsi="Arial" w:cs="Arial"/>
              </w:rPr>
              <w:t>:dateTime</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contains the date of formal issuance (e.g., publication) of the Distribution.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0..1</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4.18</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rights</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dct</w:t>
            </w:r>
            <w:r w:rsidRPr="00EE3839">
              <w:rPr>
                <w:rFonts w:ascii="Arial" w:hAnsi="Arial" w:cs="Arial"/>
              </w:rPr>
              <w:t>:rights</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dct</w:t>
            </w:r>
            <w:r w:rsidRPr="00EE3839">
              <w:rPr>
                <w:rFonts w:ascii="Arial" w:hAnsi="Arial" w:cs="Arial"/>
              </w:rPr>
              <w:t>:</w:t>
            </w:r>
            <w:proofErr w:type="spellStart"/>
            <w:r w:rsidRPr="00EE3839">
              <w:rPr>
                <w:rFonts w:ascii="Arial" w:hAnsi="Arial" w:cs="Arial"/>
              </w:rPr>
              <w:t>RightsStatement</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refers to a statement that specifies rights associated with the Distribution.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0..1</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4.19</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 xml:space="preserve">spatial resolution </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noProof/>
              </w:rPr>
            </w:pPr>
            <w:r w:rsidRPr="00EE3839">
              <w:rPr>
                <w:rFonts w:ascii="Arial" w:hAnsi="Arial" w:cs="Arial"/>
                <w:noProof/>
              </w:rPr>
              <w:t>dcat:spatialResolutionInMeters</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noProof/>
              </w:rPr>
            </w:pPr>
            <w:r w:rsidRPr="00EE3839">
              <w:rPr>
                <w:rFonts w:ascii="Arial" w:hAnsi="Arial" w:cs="Arial"/>
                <w:noProof/>
              </w:rPr>
              <w:t>xsd:decimal</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 xml:space="preserve">This property refers to </w:t>
            </w:r>
            <w:proofErr w:type="gramStart"/>
            <w:r w:rsidRPr="00EE3839">
              <w:rPr>
                <w:rFonts w:ascii="Arial" w:hAnsi="Arial" w:cs="Arial"/>
              </w:rPr>
              <w:t>the  minimum</w:t>
            </w:r>
            <w:proofErr w:type="gramEnd"/>
            <w:r w:rsidRPr="00EE3839">
              <w:rPr>
                <w:rFonts w:ascii="Arial" w:hAnsi="Arial" w:cs="Arial"/>
              </w:rPr>
              <w:t xml:space="preserve"> spatial separation resolvable in a dataset distribution, measured in meters.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0..n</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4.20</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status</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adms:status</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skos:Concept</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 xml:space="preserve">This property refers to the maturity of the Distribution. It MUST take one of the values Completed, Deprecated, Under Development, </w:t>
            </w:r>
            <w:proofErr w:type="spellStart"/>
            <w:proofErr w:type="gramStart"/>
            <w:r w:rsidRPr="00EE3839">
              <w:rPr>
                <w:rFonts w:ascii="Arial" w:hAnsi="Arial" w:cs="Arial"/>
              </w:rPr>
              <w:t>Withdrrawn</w:t>
            </w:r>
            <w:proofErr w:type="spellEnd"/>
            <w:proofErr w:type="gramEnd"/>
            <w:r w:rsidRPr="00EE3839">
              <w:rPr>
                <w:rFonts w:ascii="Arial" w:hAnsi="Arial" w:cs="Arial"/>
              </w:rPr>
              <w:t xml:space="preserve">. </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0..1</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lastRenderedPageBreak/>
              <w:t>4.21</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temporal resolution</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noProof/>
              </w:rPr>
            </w:pPr>
            <w:r w:rsidRPr="00EE3839">
              <w:rPr>
                <w:rFonts w:ascii="Arial" w:hAnsi="Arial" w:cs="Arial"/>
                <w:noProof/>
              </w:rPr>
              <w:t>dcat:temporalResolution</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noProof/>
              </w:rPr>
            </w:pPr>
            <w:r w:rsidRPr="00EE3839">
              <w:rPr>
                <w:rFonts w:ascii="Arial" w:hAnsi="Arial" w:cs="Arial"/>
                <w:noProof/>
              </w:rPr>
              <w:t>xsd:duration</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refers to the minimum time period resolvable in the dataset distribution.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0..n</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4.22</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title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dct</w:t>
            </w:r>
            <w:r w:rsidRPr="00EE3839">
              <w:rPr>
                <w:rFonts w:ascii="Arial" w:hAnsi="Arial" w:cs="Arial"/>
              </w:rPr>
              <w:t>:title</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rdfs</w:t>
            </w:r>
            <w:r w:rsidRPr="00EE3839">
              <w:rPr>
                <w:rFonts w:ascii="Arial" w:hAnsi="Arial" w:cs="Arial"/>
              </w:rPr>
              <w:t>:Literal</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contains a name given to the Distribution. This property can be repeated for parallel language versions of the description.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0..n</w:t>
            </w:r>
          </w:p>
        </w:tc>
      </w:tr>
      <w:tr w:rsidR="004B2B39" w:rsidRPr="00EE3839"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577E30"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4.23</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update/ modification date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noProof/>
              </w:rPr>
              <w:t>dct:modified</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noProof/>
              </w:rPr>
              <w:t>rdfs</w:t>
            </w:r>
            <w:r w:rsidRPr="00EE3839">
              <w:rPr>
                <w:rFonts w:ascii="Arial" w:hAnsi="Arial" w:cs="Arial"/>
              </w:rPr>
              <w:t xml:space="preserve">:Literal typed as </w:t>
            </w:r>
            <w:proofErr w:type="spellStart"/>
            <w:r w:rsidRPr="00EE3839">
              <w:rPr>
                <w:rFonts w:ascii="Arial" w:hAnsi="Arial" w:cs="Arial"/>
                <w:noProof/>
              </w:rPr>
              <w:t>xsd</w:t>
            </w:r>
            <w:r w:rsidRPr="00EE3839">
              <w:rPr>
                <w:rFonts w:ascii="Arial" w:hAnsi="Arial" w:cs="Arial"/>
              </w:rPr>
              <w:t>:date</w:t>
            </w:r>
            <w:proofErr w:type="spellEnd"/>
            <w:r w:rsidRPr="00EE3839">
              <w:rPr>
                <w:rFonts w:ascii="Arial" w:hAnsi="Arial" w:cs="Arial"/>
              </w:rPr>
              <w:t xml:space="preserve"> or </w:t>
            </w:r>
            <w:proofErr w:type="spellStart"/>
            <w:r w:rsidRPr="00EE3839">
              <w:rPr>
                <w:rFonts w:ascii="Arial" w:hAnsi="Arial" w:cs="Arial"/>
                <w:noProof/>
              </w:rPr>
              <w:t>xsd</w:t>
            </w:r>
            <w:r w:rsidRPr="00EE3839">
              <w:rPr>
                <w:rFonts w:ascii="Arial" w:hAnsi="Arial" w:cs="Arial"/>
              </w:rPr>
              <w:t>:dateTime</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EE3839" w:rsidRDefault="004B2B39" w:rsidP="00EE3839">
            <w:pPr>
              <w:pStyle w:val="Tableentry"/>
              <w:jc w:val="left"/>
              <w:rPr>
                <w:rFonts w:ascii="Arial" w:hAnsi="Arial" w:cs="Arial"/>
              </w:rPr>
            </w:pPr>
            <w:r w:rsidRPr="00EE3839">
              <w:rPr>
                <w:rFonts w:ascii="Arial" w:hAnsi="Arial" w:cs="Arial"/>
              </w:rPr>
              <w:t>This property contains the most recent date on which the Distribution was changed or modified.</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EE3839" w:rsidRDefault="004B2B39" w:rsidP="00EE3839">
            <w:pPr>
              <w:pStyle w:val="Tableentry"/>
              <w:jc w:val="left"/>
              <w:rPr>
                <w:rFonts w:ascii="Arial" w:hAnsi="Arial" w:cs="Arial"/>
              </w:rPr>
            </w:pPr>
            <w:r w:rsidRPr="00EE3839">
              <w:rPr>
                <w:rFonts w:ascii="Arial" w:hAnsi="Arial" w:cs="Arial"/>
              </w:rPr>
              <w:t>0..1</w:t>
            </w:r>
          </w:p>
        </w:tc>
      </w:tr>
      <w:tr w:rsidR="00F837BC" w:rsidRPr="00EE3839" w:rsidTr="00C412BD">
        <w:trPr>
          <w:cantSplit/>
          <w:trHeight w:hRule="exact" w:val="1601"/>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F837BC" w:rsidRPr="00EE3839" w:rsidRDefault="00F837BC" w:rsidP="00EE3839">
            <w:pPr>
              <w:pStyle w:val="Paragraphe"/>
              <w:numPr>
                <w:ilvl w:val="2"/>
                <w:numId w:val="7"/>
              </w:numPr>
              <w:tabs>
                <w:tab w:val="left" w:pos="2693"/>
              </w:tabs>
              <w:spacing w:after="0" w:line="240" w:lineRule="auto"/>
              <w:ind w:left="0"/>
              <w:jc w:val="left"/>
              <w:outlineLvl w:val="2"/>
              <w:rPr>
                <w:rFonts w:cs="Arial"/>
                <w:iCs/>
                <w:sz w:val="14"/>
                <w:szCs w:val="14"/>
              </w:rPr>
            </w:pPr>
            <w:r w:rsidRPr="00EE3839">
              <w:rPr>
                <w:rFonts w:cs="Arial"/>
                <w:iCs/>
                <w:sz w:val="14"/>
                <w:szCs w:val="14"/>
              </w:rPr>
              <w:t>4.24</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F837BC" w:rsidRPr="00EE3839" w:rsidRDefault="00F837BC" w:rsidP="00EE3839">
            <w:pPr>
              <w:pStyle w:val="Paragraphe"/>
              <w:numPr>
                <w:ilvl w:val="2"/>
                <w:numId w:val="7"/>
              </w:numPr>
              <w:tabs>
                <w:tab w:val="left" w:pos="2693"/>
              </w:tabs>
              <w:spacing w:after="0" w:line="240" w:lineRule="auto"/>
              <w:ind w:left="0"/>
              <w:jc w:val="left"/>
              <w:outlineLvl w:val="2"/>
              <w:rPr>
                <w:rFonts w:cs="Arial"/>
                <w:iCs/>
                <w:sz w:val="14"/>
                <w:szCs w:val="14"/>
              </w:rPr>
            </w:pPr>
            <w:ins w:id="979" w:author="lubrich" w:date="2020-04-09T17:03:00Z">
              <w:r w:rsidRPr="00EE3839">
                <w:rPr>
                  <w:rFonts w:cs="Arial"/>
                  <w:iCs/>
                  <w:sz w:val="14"/>
                  <w:szCs w:val="14"/>
                </w:rPr>
                <w:t>O</w:t>
              </w:r>
            </w:ins>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F837BC" w:rsidRPr="00EE3839" w:rsidRDefault="00F837BC" w:rsidP="00EE3839">
            <w:pPr>
              <w:pStyle w:val="Tableentry"/>
              <w:jc w:val="left"/>
              <w:rPr>
                <w:rFonts w:ascii="Arial" w:hAnsi="Arial" w:cs="Arial"/>
              </w:rPr>
            </w:pPr>
            <w:commentRangeStart w:id="980"/>
            <w:ins w:id="981" w:author="lubrich" w:date="2020-04-09T17:04:00Z">
              <w:r>
                <w:rPr>
                  <w:rFonts w:ascii="Arial" w:hAnsi="Arial" w:cs="Arial"/>
                </w:rPr>
                <w:t>d</w:t>
              </w:r>
            </w:ins>
            <w:ins w:id="982" w:author="lubrich" w:date="2020-04-09T17:03:00Z">
              <w:r w:rsidRPr="00EE3839">
                <w:rPr>
                  <w:rFonts w:ascii="Arial" w:hAnsi="Arial" w:cs="Arial"/>
                </w:rPr>
                <w:t>ata format description</w:t>
              </w:r>
            </w:ins>
            <w:commentRangeEnd w:id="980"/>
            <w:ins w:id="983" w:author="lubrich" w:date="2020-04-09T17:07:00Z">
              <w:r w:rsidR="00A5746C">
                <w:rPr>
                  <w:rStyle w:val="Kommentarzeichen"/>
                  <w:rFonts w:ascii="Arial" w:hAnsi="Arial"/>
                  <w:lang w:eastAsia="fr-FR"/>
                </w:rPr>
                <w:commentReference w:id="980"/>
              </w:r>
            </w:ins>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F837BC" w:rsidRPr="00EE3839" w:rsidRDefault="00F837BC" w:rsidP="00EE3839">
            <w:pPr>
              <w:pStyle w:val="Tableentry"/>
              <w:jc w:val="left"/>
              <w:rPr>
                <w:rFonts w:ascii="Arial" w:hAnsi="Arial" w:cs="Arial"/>
                <w:noProof/>
              </w:rPr>
            </w:pPr>
            <w:ins w:id="984" w:author="lubrich" w:date="2020-04-09T17:03:00Z">
              <w:r w:rsidRPr="00EE3839">
                <w:rPr>
                  <w:rFonts w:ascii="Arial" w:hAnsi="Arial" w:cs="Arial"/>
                  <w:noProof/>
                </w:rPr>
                <w:t>dcatnap:dataFormatDescription</w:t>
              </w:r>
            </w:ins>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F837BC" w:rsidRPr="00EE3839" w:rsidRDefault="00F837BC" w:rsidP="00EE3839">
            <w:pPr>
              <w:pStyle w:val="Tableentry"/>
              <w:jc w:val="left"/>
              <w:rPr>
                <w:rFonts w:ascii="Arial" w:hAnsi="Arial" w:cs="Arial"/>
                <w:noProof/>
              </w:rPr>
            </w:pPr>
            <w:ins w:id="985" w:author="lubrich" w:date="2020-04-09T17:03:00Z">
              <w:r w:rsidRPr="00EE3839">
                <w:rPr>
                  <w:rFonts w:ascii="Arial" w:hAnsi="Arial" w:cs="Arial"/>
                  <w:noProof/>
                </w:rPr>
                <w:t>rdfs:Literal</w:t>
              </w:r>
            </w:ins>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F837BC" w:rsidRDefault="00C412BD" w:rsidP="00A5746C">
            <w:pPr>
              <w:pStyle w:val="Tableentry"/>
              <w:jc w:val="left"/>
              <w:rPr>
                <w:ins w:id="986" w:author="lubrich" w:date="2020-04-09T17:08:00Z"/>
                <w:rFonts w:ascii="Arial" w:hAnsi="Arial" w:cs="Arial"/>
              </w:rPr>
            </w:pPr>
            <w:ins w:id="987" w:author="lubrich" w:date="2020-04-09T17:03:00Z">
              <w:r>
                <w:rPr>
                  <w:rFonts w:ascii="Arial" w:hAnsi="Arial" w:cs="Arial"/>
                </w:rPr>
                <w:t xml:space="preserve">This </w:t>
              </w:r>
            </w:ins>
            <w:ins w:id="988" w:author="lubrich" w:date="2020-04-09T17:25:00Z">
              <w:r>
                <w:rPr>
                  <w:rFonts w:ascii="Arial" w:hAnsi="Arial" w:cs="Arial"/>
                </w:rPr>
                <w:t>p</w:t>
              </w:r>
            </w:ins>
            <w:ins w:id="989" w:author="lubrich" w:date="2020-04-09T17:03:00Z">
              <w:r w:rsidR="00F837BC">
                <w:rPr>
                  <w:rFonts w:ascii="Arial" w:hAnsi="Arial" w:cs="Arial"/>
                </w:rPr>
                <w:t>roperty can</w:t>
              </w:r>
              <w:r w:rsidR="00F837BC" w:rsidRPr="00F837BC">
                <w:rPr>
                  <w:rFonts w:ascii="Arial" w:hAnsi="Arial" w:cs="Arial"/>
                </w:rPr>
                <w:t xml:space="preserve"> optionally used to provide additional information on the data format, in addition to the </w:t>
              </w:r>
            </w:ins>
            <w:ins w:id="990" w:author="lubrich" w:date="2020-04-09T17:08:00Z">
              <w:r w:rsidR="00A5746C">
                <w:rPr>
                  <w:rFonts w:ascii="Arial" w:hAnsi="Arial" w:cs="Arial"/>
                </w:rPr>
                <w:t>property “format”.</w:t>
              </w:r>
            </w:ins>
          </w:p>
          <w:p w:rsidR="00A5746C" w:rsidRPr="00EE3839" w:rsidRDefault="00A5746C" w:rsidP="00A5746C">
            <w:pPr>
              <w:pStyle w:val="Tableentry"/>
              <w:jc w:val="left"/>
              <w:rPr>
                <w:rFonts w:ascii="Arial" w:hAnsi="Arial" w:cs="Arial"/>
              </w:rPr>
            </w:pPr>
            <w:ins w:id="991" w:author="lubrich" w:date="2020-04-09T17:08:00Z">
              <w:r w:rsidRPr="00BF6741">
                <w:rPr>
                  <w:rFonts w:ascii="Arial" w:hAnsi="Arial" w:cs="Arial"/>
                </w:rPr>
                <w:t>Cor</w:t>
              </w:r>
              <w:r>
                <w:rPr>
                  <w:rFonts w:ascii="Arial" w:hAnsi="Arial" w:cs="Arial"/>
                </w:rPr>
                <w:t>responds to CMC element 2.2.8.</w:t>
              </w:r>
            </w:ins>
            <w:ins w:id="992" w:author="lubrich" w:date="2020-04-09T17:09:00Z">
              <w:r>
                <w:rPr>
                  <w:rFonts w:ascii="Arial" w:hAnsi="Arial" w:cs="Arial"/>
                </w:rPr>
                <w:t>5</w:t>
              </w:r>
            </w:ins>
            <w:ins w:id="993" w:author="lubrich" w:date="2020-04-09T17:08:00Z">
              <w:r>
                <w:rPr>
                  <w:rFonts w:ascii="Arial" w:hAnsi="Arial" w:cs="Arial"/>
                </w:rPr>
                <w:t xml:space="preserve"> Data Format</w:t>
              </w:r>
            </w:ins>
            <w:ins w:id="994" w:author="lubrich" w:date="2020-04-09T17:09:00Z">
              <w:r>
                <w:rPr>
                  <w:rFonts w:ascii="Arial" w:hAnsi="Arial" w:cs="Arial"/>
                </w:rPr>
                <w:t xml:space="preserve"> Description.</w:t>
              </w:r>
            </w:ins>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F837BC" w:rsidRPr="00EE3839" w:rsidRDefault="00F837BC" w:rsidP="00F837BC">
            <w:pPr>
              <w:pStyle w:val="Tableentry"/>
              <w:jc w:val="left"/>
              <w:rPr>
                <w:rFonts w:ascii="Arial" w:hAnsi="Arial" w:cs="Arial"/>
              </w:rPr>
            </w:pPr>
            <w:ins w:id="995" w:author="lubrich" w:date="2020-04-09T17:04:00Z">
              <w:r>
                <w:rPr>
                  <w:rFonts w:ascii="Arial" w:hAnsi="Arial" w:cs="Arial"/>
                </w:rPr>
                <w:t>0..1</w:t>
              </w:r>
            </w:ins>
          </w:p>
        </w:tc>
      </w:tr>
      <w:tr w:rsidR="00C412BD" w:rsidRPr="00EE3839" w:rsidTr="00C412BD">
        <w:trPr>
          <w:cantSplit/>
          <w:trHeight w:hRule="exact" w:val="1601"/>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412BD" w:rsidRPr="00EE3839" w:rsidRDefault="00C412BD"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4.25</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412BD" w:rsidRPr="00EE3839" w:rsidRDefault="00C412BD" w:rsidP="00EE3839">
            <w:pPr>
              <w:pStyle w:val="Paragraphe"/>
              <w:numPr>
                <w:ilvl w:val="2"/>
                <w:numId w:val="7"/>
              </w:numPr>
              <w:tabs>
                <w:tab w:val="left" w:pos="2693"/>
              </w:tabs>
              <w:spacing w:after="0" w:line="240" w:lineRule="auto"/>
              <w:ind w:left="0"/>
              <w:jc w:val="left"/>
              <w:outlineLvl w:val="2"/>
              <w:rPr>
                <w:rFonts w:cs="Arial"/>
                <w:iCs/>
                <w:sz w:val="14"/>
                <w:szCs w:val="14"/>
              </w:rPr>
            </w:pPr>
            <w:ins w:id="996" w:author="lubrich" w:date="2020-04-09T17:23:00Z">
              <w:r>
                <w:rPr>
                  <w:rFonts w:cs="Arial"/>
                  <w:iCs/>
                  <w:sz w:val="14"/>
                  <w:szCs w:val="14"/>
                </w:rPr>
                <w:t>M</w:t>
              </w:r>
            </w:ins>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412BD" w:rsidRDefault="00C412BD" w:rsidP="00EE3839">
            <w:pPr>
              <w:pStyle w:val="Tableentry"/>
              <w:jc w:val="left"/>
              <w:rPr>
                <w:rFonts w:ascii="Arial" w:hAnsi="Arial" w:cs="Arial"/>
              </w:rPr>
            </w:pPr>
            <w:commentRangeStart w:id="997"/>
            <w:ins w:id="998" w:author="lubrich" w:date="2020-04-09T17:24:00Z">
              <w:r>
                <w:rPr>
                  <w:rFonts w:ascii="Arial" w:hAnsi="Arial" w:cs="Arial"/>
                </w:rPr>
                <w:t>a</w:t>
              </w:r>
            </w:ins>
            <w:ins w:id="999" w:author="lubrich" w:date="2020-04-09T17:23:00Z">
              <w:r>
                <w:rPr>
                  <w:rFonts w:ascii="Arial" w:hAnsi="Arial" w:cs="Arial"/>
                </w:rPr>
                <w:t>pplication layer protocol</w:t>
              </w:r>
            </w:ins>
            <w:commentRangeEnd w:id="997"/>
            <w:ins w:id="1000" w:author="lubrich" w:date="2020-04-09T17:27:00Z">
              <w:r>
                <w:rPr>
                  <w:rStyle w:val="Kommentarzeichen"/>
                  <w:rFonts w:ascii="Arial" w:hAnsi="Arial"/>
                  <w:lang w:eastAsia="fr-FR"/>
                </w:rPr>
                <w:commentReference w:id="997"/>
              </w:r>
            </w:ins>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412BD" w:rsidRPr="00EE3839" w:rsidRDefault="00C412BD" w:rsidP="00C412BD">
            <w:pPr>
              <w:pStyle w:val="Tableentry"/>
              <w:jc w:val="left"/>
              <w:rPr>
                <w:rFonts w:ascii="Arial" w:hAnsi="Arial" w:cs="Arial"/>
                <w:noProof/>
              </w:rPr>
            </w:pPr>
            <w:ins w:id="1001" w:author="lubrich" w:date="2020-04-09T17:23:00Z">
              <w:r w:rsidRPr="00EE3839">
                <w:rPr>
                  <w:rFonts w:ascii="Arial" w:hAnsi="Arial" w:cs="Arial"/>
                  <w:noProof/>
                </w:rPr>
                <w:t>dcatnap:</w:t>
              </w:r>
            </w:ins>
            <w:ins w:id="1002" w:author="lubrich" w:date="2020-04-09T17:24:00Z">
              <w:r>
                <w:rPr>
                  <w:rFonts w:ascii="Arial" w:hAnsi="Arial" w:cs="Arial"/>
                </w:rPr>
                <w:t xml:space="preserve"> </w:t>
              </w:r>
              <w:proofErr w:type="spellStart"/>
              <w:r>
                <w:rPr>
                  <w:rFonts w:ascii="Arial" w:hAnsi="Arial" w:cs="Arial"/>
                </w:rPr>
                <w:t>applicationLayerProtocol</w:t>
              </w:r>
            </w:ins>
            <w:proofErr w:type="spellEnd"/>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412BD" w:rsidRPr="00EE3839" w:rsidRDefault="00C412BD" w:rsidP="00EE3839">
            <w:pPr>
              <w:pStyle w:val="Tableentry"/>
              <w:jc w:val="left"/>
              <w:rPr>
                <w:rFonts w:ascii="Arial" w:hAnsi="Arial" w:cs="Arial"/>
                <w:noProof/>
              </w:rPr>
            </w:pPr>
            <w:proofErr w:type="spellStart"/>
            <w:ins w:id="1003" w:author="lubrich" w:date="2020-04-09T17:23:00Z">
              <w:r w:rsidRPr="00194CCC">
                <w:rPr>
                  <w:rFonts w:ascii="Arial" w:hAnsi="Arial" w:cs="Arial"/>
                </w:rPr>
                <w:t>rdfs:Resource</w:t>
              </w:r>
            </w:ins>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412BD" w:rsidRDefault="00C412BD" w:rsidP="00C412BD">
            <w:pPr>
              <w:pStyle w:val="Tableentry"/>
              <w:jc w:val="left"/>
              <w:rPr>
                <w:ins w:id="1004" w:author="lubrich" w:date="2020-04-09T17:25:00Z"/>
                <w:rFonts w:ascii="Arial" w:hAnsi="Arial" w:cs="Arial"/>
              </w:rPr>
            </w:pPr>
            <w:ins w:id="1005" w:author="lubrich" w:date="2020-04-09T17:25:00Z">
              <w:r w:rsidRPr="00EE3839">
                <w:rPr>
                  <w:rFonts w:ascii="Arial" w:hAnsi="Arial" w:cs="Arial"/>
                </w:rPr>
                <w:t>This property refers to</w:t>
              </w:r>
            </w:ins>
            <w:ins w:id="1006" w:author="lubrich" w:date="2020-04-09T17:26:00Z">
              <w:r>
                <w:rPr>
                  <w:rFonts w:ascii="Arial" w:hAnsi="Arial" w:cs="Arial"/>
                </w:rPr>
                <w:t xml:space="preserve"> </w:t>
              </w:r>
              <w:r w:rsidRPr="00C412BD">
                <w:rPr>
                  <w:rFonts w:ascii="Arial" w:hAnsi="Arial" w:cs="Arial"/>
                </w:rPr>
                <w:t xml:space="preserve">the IT protocol of the data interface that will be used to transfer data. </w:t>
              </w:r>
            </w:ins>
          </w:p>
          <w:p w:rsidR="00C412BD" w:rsidRPr="00194CCC" w:rsidRDefault="00C412BD" w:rsidP="00C412BD">
            <w:pPr>
              <w:pStyle w:val="Tableentry"/>
              <w:jc w:val="left"/>
              <w:rPr>
                <w:ins w:id="1007" w:author="lubrich" w:date="2020-04-09T17:25:00Z"/>
                <w:rFonts w:ascii="Arial" w:hAnsi="Arial" w:cs="Arial"/>
              </w:rPr>
            </w:pPr>
            <w:ins w:id="1008" w:author="lubrich" w:date="2020-04-09T17:25:00Z">
              <w:r w:rsidRPr="00194CCC">
                <w:rPr>
                  <w:rFonts w:ascii="Arial" w:hAnsi="Arial" w:cs="Arial"/>
                </w:rPr>
                <w:t xml:space="preserve">A controlled </w:t>
              </w:r>
            </w:ins>
            <w:ins w:id="1009" w:author="lubrich" w:date="2020-04-09T18:04:00Z">
              <w:r w:rsidR="00B81D77">
                <w:rPr>
                  <w:rFonts w:ascii="Arial" w:hAnsi="Arial" w:cs="Arial"/>
                </w:rPr>
                <w:t>vocabulary is to be used, see section 6.2.</w:t>
              </w:r>
            </w:ins>
          </w:p>
          <w:p w:rsidR="00C412BD" w:rsidRDefault="00C412BD" w:rsidP="00C412BD">
            <w:pPr>
              <w:pStyle w:val="Tableentry"/>
              <w:jc w:val="left"/>
              <w:rPr>
                <w:rFonts w:ascii="Arial" w:hAnsi="Arial" w:cs="Arial"/>
              </w:rPr>
            </w:pPr>
            <w:ins w:id="1010" w:author="lubrich" w:date="2020-04-09T17:24:00Z">
              <w:r w:rsidRPr="00BF6741">
                <w:rPr>
                  <w:rFonts w:ascii="Arial" w:hAnsi="Arial" w:cs="Arial"/>
                </w:rPr>
                <w:t>Cor</w:t>
              </w:r>
              <w:r>
                <w:rPr>
                  <w:rFonts w:ascii="Arial" w:hAnsi="Arial" w:cs="Arial"/>
                </w:rPr>
                <w:t>responds to CMC element 2.2.8.6 Access Interface – Application Layer Protocol</w:t>
              </w:r>
            </w:ins>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412BD" w:rsidRDefault="00C412BD" w:rsidP="00F837BC">
            <w:pPr>
              <w:pStyle w:val="Tableentry"/>
              <w:jc w:val="left"/>
              <w:rPr>
                <w:rFonts w:ascii="Arial" w:hAnsi="Arial" w:cs="Arial"/>
              </w:rPr>
            </w:pPr>
            <w:ins w:id="1011" w:author="lubrich" w:date="2020-04-09T17:24:00Z">
              <w:r>
                <w:rPr>
                  <w:rFonts w:ascii="Arial" w:hAnsi="Arial" w:cs="Arial"/>
                </w:rPr>
                <w:t>1..1</w:t>
              </w:r>
            </w:ins>
          </w:p>
        </w:tc>
      </w:tr>
      <w:tr w:rsidR="00C412BD" w:rsidRPr="00EE3839" w:rsidTr="00C412BD">
        <w:trPr>
          <w:cantSplit/>
          <w:trHeight w:hRule="exact" w:val="2953"/>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412BD" w:rsidRDefault="00C412BD"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4.26</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412BD" w:rsidRDefault="00C412BD" w:rsidP="00EE3839">
            <w:pPr>
              <w:pStyle w:val="Paragraphe"/>
              <w:numPr>
                <w:ilvl w:val="2"/>
                <w:numId w:val="7"/>
              </w:numPr>
              <w:tabs>
                <w:tab w:val="left" w:pos="2693"/>
              </w:tabs>
              <w:spacing w:after="0" w:line="240" w:lineRule="auto"/>
              <w:ind w:left="0"/>
              <w:jc w:val="left"/>
              <w:outlineLvl w:val="2"/>
              <w:rPr>
                <w:rFonts w:cs="Arial"/>
                <w:iCs/>
                <w:sz w:val="14"/>
                <w:szCs w:val="14"/>
              </w:rPr>
            </w:pPr>
            <w:ins w:id="1012" w:author="lubrich" w:date="2020-04-09T17:27:00Z">
              <w:r>
                <w:rPr>
                  <w:rFonts w:cs="Arial"/>
                  <w:iCs/>
                  <w:sz w:val="14"/>
                  <w:szCs w:val="14"/>
                </w:rPr>
                <w:t>M</w:t>
              </w:r>
            </w:ins>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412BD" w:rsidRDefault="00C412BD" w:rsidP="00EE3839">
            <w:pPr>
              <w:pStyle w:val="Tableentry"/>
              <w:jc w:val="left"/>
              <w:rPr>
                <w:rFonts w:ascii="Arial" w:hAnsi="Arial" w:cs="Arial"/>
              </w:rPr>
            </w:pPr>
            <w:commentRangeStart w:id="1013"/>
            <w:ins w:id="1014" w:author="lubrich" w:date="2020-04-09T17:27:00Z">
              <w:r>
                <w:rPr>
                  <w:rFonts w:ascii="Arial" w:hAnsi="Arial" w:cs="Arial"/>
                </w:rPr>
                <w:t>communication method</w:t>
              </w:r>
            </w:ins>
            <w:commentRangeEnd w:id="1013"/>
            <w:ins w:id="1015" w:author="lubrich" w:date="2020-04-09T17:28:00Z">
              <w:r>
                <w:rPr>
                  <w:rStyle w:val="Kommentarzeichen"/>
                  <w:rFonts w:ascii="Arial" w:hAnsi="Arial"/>
                  <w:lang w:eastAsia="fr-FR"/>
                </w:rPr>
                <w:commentReference w:id="1013"/>
              </w:r>
            </w:ins>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412BD" w:rsidRPr="00EE3839" w:rsidRDefault="00C412BD" w:rsidP="00C412BD">
            <w:pPr>
              <w:pStyle w:val="Tableentry"/>
              <w:jc w:val="left"/>
              <w:rPr>
                <w:rFonts w:ascii="Arial" w:hAnsi="Arial" w:cs="Arial"/>
                <w:noProof/>
              </w:rPr>
            </w:pPr>
            <w:ins w:id="1016" w:author="lubrich" w:date="2020-04-09T17:27:00Z">
              <w:r w:rsidRPr="00EE3839">
                <w:rPr>
                  <w:rFonts w:ascii="Arial" w:hAnsi="Arial" w:cs="Arial"/>
                  <w:noProof/>
                </w:rPr>
                <w:t>dcatnap:</w:t>
              </w:r>
              <w:proofErr w:type="spellStart"/>
              <w:r>
                <w:rPr>
                  <w:rFonts w:ascii="Arial" w:hAnsi="Arial" w:cs="Arial"/>
                </w:rPr>
                <w:t>communicationMethod</w:t>
              </w:r>
            </w:ins>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412BD" w:rsidRPr="00194CCC" w:rsidRDefault="00C412BD" w:rsidP="00EE3839">
            <w:pPr>
              <w:pStyle w:val="Tableentry"/>
              <w:jc w:val="left"/>
              <w:rPr>
                <w:rFonts w:ascii="Arial" w:hAnsi="Arial" w:cs="Arial"/>
              </w:rPr>
            </w:pPr>
            <w:proofErr w:type="spellStart"/>
            <w:ins w:id="1017" w:author="lubrich" w:date="2020-04-09T17:27:00Z">
              <w:r w:rsidRPr="00194CCC">
                <w:rPr>
                  <w:rFonts w:ascii="Arial" w:hAnsi="Arial" w:cs="Arial"/>
                </w:rPr>
                <w:t>rdfs:Resource</w:t>
              </w:r>
            </w:ins>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412BD" w:rsidRDefault="00C412BD" w:rsidP="00C412BD">
            <w:pPr>
              <w:pStyle w:val="Tableentry"/>
              <w:rPr>
                <w:ins w:id="1018" w:author="lubrich" w:date="2020-04-09T17:27:00Z"/>
                <w:rFonts w:ascii="Arial" w:hAnsi="Arial" w:cs="Arial"/>
              </w:rPr>
            </w:pPr>
            <w:ins w:id="1019" w:author="lubrich" w:date="2020-04-09T17:27:00Z">
              <w:r w:rsidRPr="00EE3839">
                <w:rPr>
                  <w:rFonts w:ascii="Arial" w:hAnsi="Arial" w:cs="Arial"/>
                </w:rPr>
                <w:t>This property refers to</w:t>
              </w:r>
              <w:r>
                <w:rPr>
                  <w:rFonts w:ascii="Arial" w:hAnsi="Arial" w:cs="Arial"/>
                </w:rPr>
                <w:t xml:space="preserve"> </w:t>
              </w:r>
            </w:ins>
            <w:ins w:id="1020" w:author="lubrich" w:date="2020-04-09T17:28:00Z">
              <w:r w:rsidRPr="00C412BD">
                <w:rPr>
                  <w:rFonts w:ascii="Arial" w:hAnsi="Arial" w:cs="Arial"/>
                </w:rPr>
                <w:t xml:space="preserve">the transmitting procedure from data provider to data receiver. This element gives the service provider the opportunity to check the common data procedure on compatibility. </w:t>
              </w:r>
            </w:ins>
          </w:p>
          <w:p w:rsidR="00C412BD" w:rsidRPr="00194CCC" w:rsidRDefault="00C412BD" w:rsidP="00B90853">
            <w:pPr>
              <w:pStyle w:val="Tableentry"/>
              <w:jc w:val="left"/>
              <w:rPr>
                <w:ins w:id="1021" w:author="lubrich" w:date="2020-04-09T17:27:00Z"/>
                <w:rFonts w:ascii="Arial" w:hAnsi="Arial" w:cs="Arial"/>
              </w:rPr>
            </w:pPr>
            <w:ins w:id="1022" w:author="lubrich" w:date="2020-04-09T17:27:00Z">
              <w:r w:rsidRPr="00194CCC">
                <w:rPr>
                  <w:rFonts w:ascii="Arial" w:hAnsi="Arial" w:cs="Arial"/>
                </w:rPr>
                <w:t xml:space="preserve">A controlled </w:t>
              </w:r>
            </w:ins>
            <w:ins w:id="1023" w:author="lubrich" w:date="2020-04-09T18:04:00Z">
              <w:r w:rsidR="00B81D77">
                <w:rPr>
                  <w:rFonts w:ascii="Arial" w:hAnsi="Arial" w:cs="Arial"/>
                </w:rPr>
                <w:t>vocabulary is to be used, see section 6.2.</w:t>
              </w:r>
            </w:ins>
          </w:p>
          <w:p w:rsidR="00C412BD" w:rsidRPr="00EE3839" w:rsidRDefault="00C412BD" w:rsidP="00C412BD">
            <w:pPr>
              <w:pStyle w:val="Tableentry"/>
              <w:jc w:val="left"/>
              <w:rPr>
                <w:rFonts w:ascii="Arial" w:hAnsi="Arial" w:cs="Arial"/>
              </w:rPr>
            </w:pPr>
            <w:ins w:id="1024" w:author="lubrich" w:date="2020-04-09T17:27:00Z">
              <w:r w:rsidRPr="00BF6741">
                <w:rPr>
                  <w:rFonts w:ascii="Arial" w:hAnsi="Arial" w:cs="Arial"/>
                </w:rPr>
                <w:t>Cor</w:t>
              </w:r>
              <w:r>
                <w:rPr>
                  <w:rFonts w:ascii="Arial" w:hAnsi="Arial" w:cs="Arial"/>
                </w:rPr>
                <w:t>responds to CMC element 2.2.8.</w:t>
              </w:r>
            </w:ins>
            <w:ins w:id="1025" w:author="lubrich" w:date="2020-04-09T17:28:00Z">
              <w:r>
                <w:rPr>
                  <w:rFonts w:ascii="Arial" w:hAnsi="Arial" w:cs="Arial"/>
                </w:rPr>
                <w:t>7</w:t>
              </w:r>
            </w:ins>
            <w:ins w:id="1026" w:author="lubrich" w:date="2020-04-09T17:27:00Z">
              <w:r>
                <w:rPr>
                  <w:rFonts w:ascii="Arial" w:hAnsi="Arial" w:cs="Arial"/>
                </w:rPr>
                <w:t xml:space="preserve"> </w:t>
              </w:r>
            </w:ins>
            <w:ins w:id="1027" w:author="lubrich" w:date="2020-04-09T17:28:00Z">
              <w:r>
                <w:rPr>
                  <w:rFonts w:ascii="Arial" w:hAnsi="Arial" w:cs="Arial"/>
                </w:rPr>
                <w:t>Communication Method</w:t>
              </w:r>
            </w:ins>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412BD" w:rsidRDefault="00C412BD" w:rsidP="00F837BC">
            <w:pPr>
              <w:pStyle w:val="Tableentry"/>
              <w:jc w:val="left"/>
              <w:rPr>
                <w:rFonts w:ascii="Arial" w:hAnsi="Arial" w:cs="Arial"/>
              </w:rPr>
            </w:pPr>
            <w:ins w:id="1028" w:author="lubrich" w:date="2020-04-09T17:27:00Z">
              <w:r>
                <w:rPr>
                  <w:rFonts w:ascii="Arial" w:hAnsi="Arial" w:cs="Arial"/>
                </w:rPr>
                <w:t>1..</w:t>
              </w:r>
            </w:ins>
            <w:ins w:id="1029" w:author="lubrich" w:date="2020-04-09T17:29:00Z">
              <w:r>
                <w:rPr>
                  <w:rFonts w:ascii="Arial" w:hAnsi="Arial" w:cs="Arial"/>
                </w:rPr>
                <w:t>n</w:t>
              </w:r>
            </w:ins>
          </w:p>
        </w:tc>
      </w:tr>
    </w:tbl>
    <w:p w:rsidR="009B1F25" w:rsidRDefault="00992F83" w:rsidP="009B1F25">
      <w:pPr>
        <w:pStyle w:val="berschrift2"/>
        <w:tabs>
          <w:tab w:val="clear" w:pos="576"/>
        </w:tabs>
        <w:ind w:left="2552" w:hanging="567"/>
        <w:jc w:val="left"/>
      </w:pPr>
      <w:r w:rsidRPr="009B1F25">
        <w:rPr>
          <w:color w:val="1F497D"/>
        </w:rPr>
        <w:br w:type="page"/>
      </w:r>
      <w:bookmarkStart w:id="1030" w:name="_Toc37349952"/>
      <w:r w:rsidR="009B1F25">
        <w:lastRenderedPageBreak/>
        <w:t>Class “Location”</w:t>
      </w:r>
      <w:bookmarkEnd w:id="1030"/>
    </w:p>
    <w:tbl>
      <w:tblPr>
        <w:tblW w:w="9100" w:type="dxa"/>
        <w:tblInd w:w="1021" w:type="dxa"/>
        <w:tblLayout w:type="fixed"/>
        <w:tblCellMar>
          <w:top w:w="28" w:type="dxa"/>
          <w:left w:w="28" w:type="dxa"/>
          <w:right w:w="28" w:type="dxa"/>
        </w:tblCellMar>
        <w:tblLook w:val="04A0"/>
      </w:tblPr>
      <w:tblGrid>
        <w:gridCol w:w="567"/>
        <w:gridCol w:w="425"/>
        <w:gridCol w:w="1559"/>
        <w:gridCol w:w="1418"/>
        <w:gridCol w:w="1701"/>
        <w:gridCol w:w="2551"/>
        <w:gridCol w:w="879"/>
      </w:tblGrid>
      <w:tr w:rsidR="009B1F25" w:rsidRPr="00BF6741" w:rsidTr="007350CF">
        <w:trPr>
          <w:cantSplit/>
          <w:trHeight w:hRule="exact" w:val="1229"/>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9B1F25" w:rsidRPr="00BF6741" w:rsidRDefault="009B1F25" w:rsidP="007350CF">
            <w:pPr>
              <w:pStyle w:val="Paragraphe"/>
              <w:spacing w:after="0" w:line="240" w:lineRule="auto"/>
              <w:ind w:left="0"/>
              <w:jc w:val="left"/>
              <w:rPr>
                <w:rFonts w:cs="Arial"/>
                <w:b/>
                <w:bCs/>
                <w:sz w:val="16"/>
                <w:szCs w:val="16"/>
              </w:rPr>
            </w:pPr>
            <w:r w:rsidRPr="00BF674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E01651" w:rsidRDefault="009B1F25">
            <w:pPr>
              <w:pStyle w:val="Paragraphe"/>
              <w:spacing w:after="0" w:line="240" w:lineRule="auto"/>
              <w:ind w:left="113" w:right="113"/>
              <w:jc w:val="left"/>
              <w:rPr>
                <w:rFonts w:cs="Arial"/>
                <w:b/>
                <w:bCs/>
                <w:sz w:val="16"/>
                <w:szCs w:val="16"/>
              </w:rPr>
            </w:pPr>
            <w:r w:rsidRPr="00BF6741">
              <w:rPr>
                <w:rFonts w:cs="Arial"/>
                <w:b/>
                <w:bCs/>
                <w:sz w:val="16"/>
                <w:szCs w:val="16"/>
              </w:rPr>
              <w:t>Obligation</w:t>
            </w:r>
          </w:p>
        </w:tc>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Default="009B1F25">
            <w:pPr>
              <w:pStyle w:val="Paragraphe"/>
              <w:spacing w:after="0" w:line="240" w:lineRule="auto"/>
              <w:ind w:left="0"/>
              <w:jc w:val="left"/>
              <w:rPr>
                <w:rFonts w:cs="Arial"/>
                <w:sz w:val="16"/>
                <w:szCs w:val="16"/>
              </w:rPr>
            </w:pPr>
            <w:r w:rsidRPr="00BF6741">
              <w:rPr>
                <w:rFonts w:cs="Arial"/>
                <w:b/>
                <w:bCs/>
                <w:sz w:val="16"/>
                <w:szCs w:val="16"/>
              </w:rPr>
              <w:t>Property Name</w:t>
            </w:r>
            <w:r w:rsidRPr="00BF6741">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Default="009B1F25">
            <w:pPr>
              <w:pStyle w:val="Paragraphe"/>
              <w:spacing w:after="0" w:line="240" w:lineRule="auto"/>
              <w:ind w:left="0"/>
              <w:jc w:val="left"/>
              <w:rPr>
                <w:rFonts w:cs="Arial"/>
                <w:sz w:val="16"/>
                <w:szCs w:val="16"/>
              </w:rPr>
            </w:pPr>
            <w:r w:rsidRPr="00BF6741">
              <w:rPr>
                <w:rFonts w:cs="Arial"/>
                <w:b/>
                <w:bCs/>
                <w:sz w:val="16"/>
                <w:szCs w:val="16"/>
              </w:rPr>
              <w:t>URI</w:t>
            </w:r>
            <w:r w:rsidRPr="00BF674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01651" w:rsidRDefault="009B1F25">
            <w:pPr>
              <w:pStyle w:val="Paragraphe"/>
              <w:spacing w:after="0" w:line="240" w:lineRule="auto"/>
              <w:ind w:left="0"/>
              <w:jc w:val="left"/>
              <w:rPr>
                <w:rFonts w:cs="Arial"/>
                <w:b/>
                <w:bCs/>
                <w:sz w:val="16"/>
                <w:szCs w:val="16"/>
              </w:rPr>
            </w:pPr>
            <w:r w:rsidRPr="00BF674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01651" w:rsidRDefault="00A9323B">
            <w:pPr>
              <w:pStyle w:val="Paragraphe"/>
              <w:spacing w:after="0" w:line="240" w:lineRule="auto"/>
              <w:ind w:left="0"/>
              <w:jc w:val="left"/>
              <w:rPr>
                <w:rFonts w:cs="Arial"/>
                <w:sz w:val="16"/>
                <w:szCs w:val="16"/>
              </w:rPr>
            </w:pPr>
            <w:r w:rsidRPr="00A9323B">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01651" w:rsidRDefault="00A9323B">
            <w:pPr>
              <w:pStyle w:val="Paragraphe"/>
              <w:spacing w:after="0" w:line="240" w:lineRule="auto"/>
              <w:ind w:left="67"/>
              <w:jc w:val="left"/>
              <w:rPr>
                <w:rFonts w:cs="Arial"/>
                <w:b/>
                <w:bCs/>
                <w:sz w:val="16"/>
                <w:szCs w:val="16"/>
              </w:rPr>
            </w:pPr>
            <w:r w:rsidRPr="00A9323B">
              <w:rPr>
                <w:rFonts w:cs="Arial"/>
                <w:b/>
                <w:bCs/>
                <w:sz w:val="16"/>
                <w:szCs w:val="16"/>
              </w:rPr>
              <w:t>Card.</w:t>
            </w:r>
          </w:p>
        </w:tc>
      </w:tr>
      <w:tr w:rsidR="009B1F25" w:rsidRPr="00BF6741" w:rsidTr="007350CF">
        <w:trPr>
          <w:cantSplit/>
          <w:trHeight w:hRule="exact" w:val="2069"/>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9B1F25" w:rsidRPr="00BF6741" w:rsidRDefault="00577E30" w:rsidP="007350CF">
            <w:pPr>
              <w:pStyle w:val="Paragraphe"/>
              <w:spacing w:after="0" w:line="240" w:lineRule="auto"/>
              <w:ind w:left="0"/>
              <w:jc w:val="left"/>
              <w:rPr>
                <w:rFonts w:cs="Arial"/>
                <w:iCs/>
                <w:sz w:val="14"/>
                <w:szCs w:val="14"/>
              </w:rPr>
            </w:pPr>
            <w:r>
              <w:rPr>
                <w:rFonts w:cs="Arial"/>
                <w:iCs/>
                <w:sz w:val="14"/>
                <w:szCs w:val="14"/>
              </w:rPr>
              <w:t>5</w:t>
            </w:r>
            <w:r w:rsidR="00A9323B" w:rsidRPr="00A9323B">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E01651" w:rsidRDefault="009B1F25">
            <w:pPr>
              <w:pStyle w:val="Paragraphe"/>
              <w:spacing w:after="0" w:line="240" w:lineRule="auto"/>
              <w:ind w:left="0"/>
              <w:jc w:val="left"/>
              <w:rPr>
                <w:rFonts w:cs="Arial"/>
                <w:iCs/>
                <w:sz w:val="14"/>
                <w:szCs w:val="14"/>
              </w:rPr>
            </w:pPr>
            <w:ins w:id="1031" w:author="lubrich" w:date="2020-04-01T14:27:00Z">
              <w:r w:rsidRPr="00BF6741">
                <w:rPr>
                  <w:rFonts w:cs="Arial"/>
                  <w:iCs/>
                  <w:sz w:val="14"/>
                  <w:szCs w:val="14"/>
                </w:rPr>
                <w:t>M</w:t>
              </w:r>
            </w:ins>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Pr="00E01651" w:rsidRDefault="009B1F25">
            <w:pPr>
              <w:pStyle w:val="Tableentry"/>
              <w:jc w:val="left"/>
              <w:rPr>
                <w:rFonts w:ascii="Arial" w:hAnsi="Arial" w:cs="Arial"/>
              </w:rPr>
            </w:pPr>
            <w:commentRangeStart w:id="1032"/>
            <w:ins w:id="1033" w:author="lubrich" w:date="2020-04-01T14:27:00Z">
              <w:r w:rsidRPr="00BF6741">
                <w:rPr>
                  <w:rFonts w:ascii="Arial" w:hAnsi="Arial" w:cs="Arial"/>
                </w:rPr>
                <w:t>geographic identifier</w:t>
              </w:r>
            </w:ins>
            <w:commentRangeEnd w:id="1032"/>
            <w:ins w:id="1034" w:author="lubrich" w:date="2020-04-01T14:37:00Z">
              <w:r w:rsidR="002B6DAA" w:rsidRPr="002B6DAA">
                <w:rPr>
                  <w:rStyle w:val="Kommentarzeichen"/>
                  <w:rFonts w:ascii="Arial" w:hAnsi="Arial" w:cs="Arial"/>
                  <w:sz w:val="14"/>
                  <w:szCs w:val="14"/>
                  <w:lang w:eastAsia="fr-FR"/>
                </w:rPr>
                <w:commentReference w:id="1032"/>
              </w:r>
            </w:ins>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Pr="00E01651" w:rsidRDefault="003270A5">
            <w:pPr>
              <w:pStyle w:val="Tableentry"/>
              <w:jc w:val="left"/>
              <w:rPr>
                <w:rFonts w:ascii="Arial" w:hAnsi="Arial" w:cs="Arial"/>
              </w:rPr>
            </w:pPr>
            <w:ins w:id="1035" w:author="lubrich" w:date="2020-04-01T14:34:00Z">
              <w:r w:rsidRPr="00BF6741">
                <w:rPr>
                  <w:rFonts w:ascii="Arial" w:hAnsi="Arial" w:cs="Arial"/>
                </w:rPr>
                <w:t>locn:adminUnitL1</w:t>
              </w:r>
            </w:ins>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E01651" w:rsidRDefault="001F434F">
            <w:pPr>
              <w:pStyle w:val="Tableentry"/>
              <w:jc w:val="left"/>
              <w:rPr>
                <w:rFonts w:ascii="Arial" w:hAnsi="Arial" w:cs="Arial"/>
                <w:rPrChange w:id="1036" w:author="lubrich" w:date="2020-04-01T15:39:00Z">
                  <w:rPr/>
                </w:rPrChange>
              </w:rPr>
            </w:pPr>
            <w:proofErr w:type="spellStart"/>
            <w:ins w:id="1037" w:author="lubrich" w:date="2020-04-01T14:58:00Z">
              <w:r w:rsidRPr="00BF6741">
                <w:rPr>
                  <w:rFonts w:ascii="Arial" w:hAnsi="Arial" w:cs="Arial"/>
                </w:rPr>
                <w:t>r</w:t>
              </w:r>
            </w:ins>
            <w:ins w:id="1038" w:author="lubrich" w:date="2020-04-01T14:35:00Z">
              <w:r w:rsidR="003270A5" w:rsidRPr="00BF6741">
                <w:rPr>
                  <w:rFonts w:ascii="Arial" w:hAnsi="Arial" w:cs="Arial"/>
                </w:rPr>
                <w:t>dfs:Resource</w:t>
              </w:r>
            </w:ins>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ins w:id="1039" w:author="lubrich" w:date="2020-04-01T14:37:00Z"/>
                <w:rFonts w:ascii="Arial" w:hAnsi="Arial" w:cs="Arial"/>
              </w:rPr>
            </w:pPr>
            <w:ins w:id="1040" w:author="lubrich" w:date="2020-04-01T14:36:00Z">
              <w:r w:rsidRPr="00A9323B">
                <w:rPr>
                  <w:rFonts w:ascii="Arial" w:hAnsi="Arial" w:cs="Arial"/>
                </w:rPr>
                <w:t xml:space="preserve">This property </w:t>
              </w:r>
              <w:proofErr w:type="spellStart"/>
              <w:r w:rsidRPr="00A9323B">
                <w:rPr>
                  <w:rFonts w:ascii="Arial" w:hAnsi="Arial" w:cs="Arial"/>
                </w:rPr>
                <w:t>sescribes</w:t>
              </w:r>
              <w:proofErr w:type="spellEnd"/>
              <w:r w:rsidRPr="00A9323B">
                <w:rPr>
                  <w:rFonts w:ascii="Arial" w:hAnsi="Arial" w:cs="Arial"/>
                </w:rPr>
                <w:t xml:space="preserve"> the geographic area covered by a data set. Data sets can be valid for more than one area, for that reason a multiple choice selection should be applied. </w:t>
              </w:r>
            </w:ins>
          </w:p>
          <w:p w:rsidR="00614A21" w:rsidRPr="00DB0F71" w:rsidRDefault="00614A21" w:rsidP="007350CF">
            <w:pPr>
              <w:pStyle w:val="Tableentry"/>
              <w:jc w:val="left"/>
              <w:rPr>
                <w:ins w:id="1041" w:author="lubrich" w:date="2020-04-01T14:38:00Z"/>
                <w:rFonts w:ascii="Arial" w:hAnsi="Arial" w:cs="Arial"/>
              </w:rPr>
            </w:pPr>
            <w:ins w:id="1042" w:author="lubrich" w:date="2020-04-01T14:38:00Z">
              <w:r w:rsidRPr="00DB0F71">
                <w:rPr>
                  <w:rFonts w:ascii="Arial" w:hAnsi="Arial" w:cs="Arial"/>
                </w:rPr>
                <w:t xml:space="preserve">A controlled </w:t>
              </w:r>
            </w:ins>
            <w:ins w:id="1043" w:author="lubrich" w:date="2020-04-09T18:04:00Z">
              <w:r w:rsidR="00B81D77">
                <w:rPr>
                  <w:rFonts w:ascii="Arial" w:hAnsi="Arial" w:cs="Arial"/>
                </w:rPr>
                <w:t>vocabulary is to be used, see section 6.2</w:t>
              </w:r>
              <w:proofErr w:type="gramStart"/>
              <w:r w:rsidR="00B81D77">
                <w:rPr>
                  <w:rFonts w:ascii="Arial" w:hAnsi="Arial" w:cs="Arial"/>
                </w:rPr>
                <w:t>.</w:t>
              </w:r>
            </w:ins>
            <w:ins w:id="1044" w:author="lubrich" w:date="2020-04-01T14:38:00Z">
              <w:r w:rsidRPr="00DB0F71">
                <w:rPr>
                  <w:rFonts w:ascii="Arial" w:hAnsi="Arial" w:cs="Arial"/>
                </w:rPr>
                <w:t>.</w:t>
              </w:r>
              <w:proofErr w:type="gramEnd"/>
            </w:ins>
          </w:p>
          <w:p w:rsidR="00E01651" w:rsidRPr="00E01651" w:rsidRDefault="00A9323B">
            <w:pPr>
              <w:pStyle w:val="Tableentry"/>
              <w:jc w:val="left"/>
              <w:rPr>
                <w:rFonts w:ascii="Arial" w:hAnsi="Arial" w:cs="Arial"/>
                <w:rPrChange w:id="1045" w:author="lubrich" w:date="2020-04-01T15:39:00Z">
                  <w:rPr/>
                </w:rPrChange>
              </w:rPr>
            </w:pPr>
            <w:ins w:id="1046" w:author="lubrich" w:date="2020-04-01T14:36:00Z">
              <w:r w:rsidRPr="00A9323B">
                <w:rPr>
                  <w:rFonts w:ascii="Arial" w:hAnsi="Arial" w:cs="Arial"/>
                </w:rPr>
                <w:t>Corresponds to CMC element 2.2.4.1 Area Covered by Publication.</w:t>
              </w:r>
            </w:ins>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E01651" w:rsidRDefault="003270A5">
            <w:pPr>
              <w:pStyle w:val="Tableentry"/>
              <w:jc w:val="left"/>
              <w:rPr>
                <w:rFonts w:ascii="Arial" w:hAnsi="Arial" w:cs="Arial"/>
              </w:rPr>
            </w:pPr>
            <w:ins w:id="1047" w:author="lubrich" w:date="2020-04-01T14:35:00Z">
              <w:r w:rsidRPr="00BF6741">
                <w:rPr>
                  <w:rFonts w:ascii="Arial" w:hAnsi="Arial" w:cs="Arial"/>
                </w:rPr>
                <w:t>1..n</w:t>
              </w:r>
            </w:ins>
          </w:p>
        </w:tc>
      </w:tr>
      <w:tr w:rsidR="00031B94" w:rsidRPr="00BF6741" w:rsidTr="007350CF">
        <w:trPr>
          <w:cantSplit/>
          <w:trHeight w:hRule="exact" w:val="2069"/>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031B94" w:rsidRPr="00BF6741" w:rsidRDefault="00577E30" w:rsidP="007350CF">
            <w:pPr>
              <w:pStyle w:val="Paragraphe"/>
              <w:spacing w:after="0" w:line="240" w:lineRule="auto"/>
              <w:ind w:left="0"/>
              <w:jc w:val="left"/>
              <w:rPr>
                <w:rFonts w:cs="Arial"/>
                <w:iCs/>
                <w:sz w:val="14"/>
                <w:szCs w:val="14"/>
              </w:rPr>
            </w:pPr>
            <w:r>
              <w:rPr>
                <w:rFonts w:cs="Arial"/>
                <w:iCs/>
                <w:sz w:val="14"/>
                <w:szCs w:val="14"/>
              </w:rPr>
              <w:t>5</w:t>
            </w:r>
            <w:r w:rsidR="007350CF">
              <w:rPr>
                <w:rFonts w:cs="Arial"/>
                <w:iCs/>
                <w:sz w:val="14"/>
                <w:szCs w:val="14"/>
              </w:rPr>
              <w:t>.2</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Default="00031B94">
            <w:pPr>
              <w:pStyle w:val="Paragraphe"/>
              <w:spacing w:after="0" w:line="240" w:lineRule="auto"/>
              <w:ind w:left="0"/>
              <w:jc w:val="left"/>
              <w:rPr>
                <w:rFonts w:cs="Arial"/>
                <w:iCs/>
                <w:sz w:val="14"/>
                <w:szCs w:val="14"/>
              </w:rPr>
            </w:pPr>
            <w:ins w:id="1048" w:author="lubrich" w:date="2020-04-01T16:05:00Z">
              <w:r>
                <w:rPr>
                  <w:rFonts w:cs="Arial"/>
                  <w:iCs/>
                  <w:sz w:val="14"/>
                  <w:szCs w:val="14"/>
                </w:rPr>
                <w:t>M</w:t>
              </w:r>
            </w:ins>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Default="00031B94">
            <w:pPr>
              <w:pStyle w:val="Tableentry"/>
              <w:jc w:val="left"/>
              <w:rPr>
                <w:rFonts w:ascii="Arial" w:hAnsi="Arial" w:cs="Arial"/>
              </w:rPr>
            </w:pPr>
            <w:commentRangeStart w:id="1049"/>
            <w:ins w:id="1050" w:author="lubrich" w:date="2020-04-01T16:05:00Z">
              <w:r>
                <w:rPr>
                  <w:rFonts w:ascii="Arial" w:hAnsi="Arial" w:cs="Arial"/>
                  <w:iCs/>
                  <w:lang w:eastAsia="fr-FR"/>
                </w:rPr>
                <w:t>network coverage</w:t>
              </w:r>
            </w:ins>
            <w:commentRangeEnd w:id="1049"/>
            <w:ins w:id="1051" w:author="lubrich" w:date="2020-04-01T16:10:00Z">
              <w:r w:rsidR="007350CF">
                <w:rPr>
                  <w:rStyle w:val="Kommentarzeichen"/>
                  <w:rFonts w:ascii="Arial" w:hAnsi="Arial"/>
                  <w:lang w:eastAsia="fr-FR"/>
                </w:rPr>
                <w:commentReference w:id="1049"/>
              </w:r>
            </w:ins>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Default="00031B94">
            <w:pPr>
              <w:pStyle w:val="Tableentry"/>
              <w:jc w:val="left"/>
              <w:rPr>
                <w:rFonts w:ascii="Arial" w:hAnsi="Arial" w:cs="Arial"/>
              </w:rPr>
            </w:pPr>
            <w:proofErr w:type="spellStart"/>
            <w:ins w:id="1052" w:author="lubrich" w:date="2020-04-01T16:05:00Z">
              <w:r w:rsidRPr="00031B94">
                <w:rPr>
                  <w:rFonts w:ascii="Arial" w:hAnsi="Arial" w:cs="Arial"/>
                  <w:iCs/>
                  <w:lang w:eastAsia="fr-FR"/>
                </w:rPr>
                <w:t>dcatnap:</w:t>
              </w:r>
              <w:r>
                <w:rPr>
                  <w:rFonts w:ascii="Arial" w:hAnsi="Arial" w:cs="Arial"/>
                  <w:iCs/>
                  <w:lang w:eastAsia="fr-FR"/>
                </w:rPr>
                <w:t>networkCoverage</w:t>
              </w:r>
            </w:ins>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Default="00031B94">
            <w:pPr>
              <w:pStyle w:val="Tableentry"/>
              <w:jc w:val="left"/>
              <w:rPr>
                <w:rFonts w:ascii="Arial" w:hAnsi="Arial" w:cs="Arial"/>
              </w:rPr>
            </w:pPr>
            <w:proofErr w:type="spellStart"/>
            <w:ins w:id="1053" w:author="lubrich" w:date="2020-04-01T16:05:00Z">
              <w:r w:rsidRPr="00031B94">
                <w:rPr>
                  <w:rFonts w:ascii="Arial" w:hAnsi="Arial" w:cs="Arial"/>
                  <w:iCs/>
                  <w:lang w:eastAsia="fr-FR"/>
                </w:rPr>
                <w:t>rdfs:Resource</w:t>
              </w:r>
            </w:ins>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Default="007350CF">
            <w:pPr>
              <w:pStyle w:val="Tableentry"/>
              <w:jc w:val="left"/>
              <w:rPr>
                <w:ins w:id="1054" w:author="lubrich" w:date="2020-04-01T16:21:00Z"/>
                <w:rFonts w:ascii="Arial" w:hAnsi="Arial" w:cs="Arial"/>
                <w:iCs/>
                <w:lang w:eastAsia="fr-FR"/>
              </w:rPr>
            </w:pPr>
            <w:ins w:id="1055" w:author="lubrich" w:date="2020-04-01T16:05:00Z">
              <w:r w:rsidRPr="00DB0F71">
                <w:rPr>
                  <w:rFonts w:ascii="Arial" w:hAnsi="Arial" w:cs="Arial"/>
                  <w:iCs/>
                  <w:lang w:eastAsia="fr-FR"/>
                </w:rPr>
                <w:t xml:space="preserve">This property </w:t>
              </w:r>
            </w:ins>
            <w:ins w:id="1056" w:author="lubrich" w:date="2020-04-01T16:09:00Z">
              <w:r w:rsidRPr="00DB0F71">
                <w:rPr>
                  <w:rFonts w:ascii="Arial" w:hAnsi="Arial" w:cs="Arial"/>
                  <w:iCs/>
                  <w:lang w:eastAsia="fr-FR"/>
                </w:rPr>
                <w:t>describes the part of the transport network (functional road classes or other forms of link-based transport infrastructure) that is covered by data sets of the publication in a general way.</w:t>
              </w:r>
            </w:ins>
          </w:p>
          <w:p w:rsidR="00525510" w:rsidRPr="00DB0F71" w:rsidRDefault="00525510" w:rsidP="00525510">
            <w:pPr>
              <w:pStyle w:val="Tableentry"/>
              <w:jc w:val="left"/>
              <w:rPr>
                <w:ins w:id="1057" w:author="lubrich" w:date="2020-04-01T16:21:00Z"/>
                <w:rFonts w:ascii="Arial" w:hAnsi="Arial" w:cs="Arial"/>
              </w:rPr>
            </w:pPr>
            <w:ins w:id="1058" w:author="lubrich" w:date="2020-04-01T16:21:00Z">
              <w:r w:rsidRPr="00DB0F71">
                <w:rPr>
                  <w:rFonts w:ascii="Arial" w:hAnsi="Arial" w:cs="Arial"/>
                </w:rPr>
                <w:t>A cont</w:t>
              </w:r>
              <w:r w:rsidR="008F63EA">
                <w:rPr>
                  <w:rFonts w:ascii="Arial" w:hAnsi="Arial" w:cs="Arial"/>
                </w:rPr>
                <w:t>rolled vocabulary is to be used</w:t>
              </w:r>
            </w:ins>
            <w:ins w:id="1059" w:author="lubrich" w:date="2020-04-02T12:04:00Z">
              <w:r w:rsidR="008F63EA">
                <w:rPr>
                  <w:rFonts w:ascii="Arial" w:hAnsi="Arial" w:cs="Arial"/>
                </w:rPr>
                <w:t xml:space="preserve"> see section x</w:t>
              </w:r>
              <w:proofErr w:type="gramStart"/>
              <w:r w:rsidR="008F63EA">
                <w:rPr>
                  <w:rFonts w:ascii="Arial" w:hAnsi="Arial" w:cs="Arial"/>
                </w:rPr>
                <w:t>.</w:t>
              </w:r>
              <w:r w:rsidR="008F63EA" w:rsidRPr="00DB0F71">
                <w:rPr>
                  <w:rFonts w:ascii="Arial" w:hAnsi="Arial" w:cs="Arial"/>
                </w:rPr>
                <w:t>.</w:t>
              </w:r>
            </w:ins>
            <w:proofErr w:type="gramEnd"/>
          </w:p>
          <w:p w:rsidR="007350CF" w:rsidRPr="00DB0F71" w:rsidRDefault="00A9323B" w:rsidP="007350CF">
            <w:pPr>
              <w:pStyle w:val="Tableentry"/>
              <w:jc w:val="left"/>
              <w:rPr>
                <w:rFonts w:ascii="Arial" w:hAnsi="Arial" w:cs="Arial"/>
              </w:rPr>
            </w:pPr>
            <w:ins w:id="1060" w:author="lubrich" w:date="2020-04-01T16:07:00Z">
              <w:r w:rsidRPr="00A9323B">
                <w:rPr>
                  <w:rFonts w:ascii="Arial" w:hAnsi="Arial" w:cs="Arial"/>
                </w:rPr>
                <w:t>Corresponds to CMC element 2.2.4</w:t>
              </w:r>
              <w:r w:rsidR="007350CF" w:rsidRPr="00DB0F71">
                <w:rPr>
                  <w:rFonts w:ascii="Arial" w:hAnsi="Arial" w:cs="Arial"/>
                </w:rPr>
                <w:t>.</w:t>
              </w:r>
            </w:ins>
            <w:ins w:id="1061" w:author="lubrich" w:date="2020-04-01T16:08:00Z">
              <w:r w:rsidR="007350CF" w:rsidRPr="00DB0F71">
                <w:rPr>
                  <w:rFonts w:ascii="Arial" w:hAnsi="Arial" w:cs="Arial"/>
                </w:rPr>
                <w:t>2</w:t>
              </w:r>
            </w:ins>
            <w:ins w:id="1062" w:author="lubrich" w:date="2020-04-01T16:07:00Z">
              <w:r w:rsidRPr="00A9323B">
                <w:rPr>
                  <w:rFonts w:ascii="Arial" w:hAnsi="Arial" w:cs="Arial"/>
                </w:rPr>
                <w:t xml:space="preserve"> </w:t>
              </w:r>
            </w:ins>
            <w:ins w:id="1063" w:author="lubrich" w:date="2020-04-01T16:08:00Z">
              <w:r w:rsidR="007350CF" w:rsidRPr="00DB0F71">
                <w:rPr>
                  <w:rFonts w:ascii="Arial" w:hAnsi="Arial" w:cs="Arial"/>
                </w:rPr>
                <w:t>Network Coverage</w:t>
              </w:r>
            </w:ins>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Default="00031B94">
            <w:pPr>
              <w:pStyle w:val="Tableentry"/>
              <w:jc w:val="left"/>
              <w:rPr>
                <w:rFonts w:ascii="Arial" w:hAnsi="Arial" w:cs="Arial"/>
              </w:rPr>
            </w:pPr>
            <w:ins w:id="1064" w:author="lubrich" w:date="2020-04-01T16:05:00Z">
              <w:r w:rsidRPr="00031B94">
                <w:rPr>
                  <w:rFonts w:ascii="Arial" w:hAnsi="Arial" w:cs="Arial"/>
                  <w:iCs/>
                  <w:lang w:eastAsia="fr-FR"/>
                </w:rPr>
                <w:t>1..</w:t>
              </w:r>
            </w:ins>
            <w:ins w:id="1065" w:author="lubrich" w:date="2020-04-01T16:08:00Z">
              <w:r w:rsidR="007350CF">
                <w:rPr>
                  <w:rFonts w:ascii="Arial" w:hAnsi="Arial" w:cs="Arial"/>
                  <w:iCs/>
                  <w:lang w:eastAsia="fr-FR"/>
                </w:rPr>
                <w:t>n</w:t>
              </w:r>
            </w:ins>
          </w:p>
        </w:tc>
      </w:tr>
      <w:tr w:rsidR="00031B94" w:rsidRPr="00BF6741" w:rsidTr="007350CF">
        <w:trPr>
          <w:cantSplit/>
          <w:trHeight w:hRule="exact" w:val="63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31B94" w:rsidRPr="00BF6741" w:rsidRDefault="00577E30" w:rsidP="007350CF">
            <w:pPr>
              <w:pStyle w:val="Paragraphe"/>
              <w:spacing w:after="0" w:line="240" w:lineRule="auto"/>
              <w:ind w:left="0"/>
              <w:jc w:val="left"/>
              <w:rPr>
                <w:rFonts w:cs="Arial"/>
                <w:iCs/>
                <w:sz w:val="14"/>
                <w:szCs w:val="14"/>
              </w:rPr>
            </w:pPr>
            <w:r>
              <w:rPr>
                <w:rFonts w:cs="Arial"/>
                <w:iCs/>
                <w:sz w:val="14"/>
                <w:szCs w:val="14"/>
              </w:rPr>
              <w:t>5</w:t>
            </w:r>
            <w:r w:rsidR="007350CF">
              <w:rPr>
                <w:rFonts w:cs="Arial"/>
                <w:iCs/>
                <w:sz w:val="14"/>
                <w:szCs w:val="14"/>
              </w:rPr>
              <w:t>.3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01651" w:rsidRPr="00E01651" w:rsidRDefault="00031B94">
            <w:pPr>
              <w:pStyle w:val="Paragraphe"/>
              <w:spacing w:after="0" w:line="240" w:lineRule="auto"/>
              <w:ind w:left="0"/>
              <w:jc w:val="left"/>
              <w:rPr>
                <w:rFonts w:cs="Arial"/>
                <w:iCs/>
                <w:sz w:val="14"/>
                <w:szCs w:val="14"/>
              </w:rPr>
            </w:pPr>
            <w:r w:rsidRPr="00BF674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bounding box</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dcat:bbox</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rdfs:Literal</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 xml:space="preserve">This property refers to </w:t>
            </w:r>
            <w:proofErr w:type="spellStart"/>
            <w:proofErr w:type="gramStart"/>
            <w:r w:rsidRPr="00A9323B">
              <w:rPr>
                <w:rFonts w:ascii="Arial" w:hAnsi="Arial" w:cs="Arial"/>
              </w:rPr>
              <w:t>he</w:t>
            </w:r>
            <w:proofErr w:type="spellEnd"/>
            <w:proofErr w:type="gramEnd"/>
            <w:r w:rsidRPr="00A9323B">
              <w:rPr>
                <w:rFonts w:ascii="Arial" w:hAnsi="Arial" w:cs="Arial"/>
              </w:rPr>
              <w:t xml:space="preserve"> geographic bounding box of a resource.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0..1</w:t>
            </w:r>
          </w:p>
        </w:tc>
      </w:tr>
      <w:tr w:rsidR="00031B94" w:rsidRPr="00BF6741" w:rsidTr="007350CF">
        <w:trPr>
          <w:cantSplit/>
          <w:trHeight w:hRule="exact" w:val="803"/>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031B94" w:rsidRPr="00BF6741" w:rsidRDefault="00577E30" w:rsidP="007350CF">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5</w:t>
            </w:r>
            <w:r w:rsidR="007350CF">
              <w:rPr>
                <w:rFonts w:cs="Arial"/>
                <w:iCs/>
                <w:sz w:val="14"/>
                <w:szCs w:val="14"/>
              </w:rPr>
              <w:t>.4</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01651" w:rsidRPr="00E01651" w:rsidRDefault="00031B94">
            <w:pPr>
              <w:pStyle w:val="Paragraphe"/>
              <w:numPr>
                <w:ilvl w:val="2"/>
                <w:numId w:val="7"/>
              </w:numPr>
              <w:tabs>
                <w:tab w:val="left" w:pos="2693"/>
              </w:tabs>
              <w:spacing w:after="0" w:line="240" w:lineRule="auto"/>
              <w:ind w:left="0"/>
              <w:jc w:val="left"/>
              <w:outlineLvl w:val="2"/>
              <w:rPr>
                <w:rFonts w:cs="Arial"/>
                <w:iCs/>
                <w:sz w:val="14"/>
                <w:szCs w:val="14"/>
              </w:rPr>
            </w:pPr>
            <w:r w:rsidRPr="00BF6741">
              <w:rPr>
                <w:rFonts w:cs="Arial"/>
                <w:iCs/>
                <w:sz w:val="14"/>
                <w:szCs w:val="14"/>
              </w:rPr>
              <w:t>R</w:t>
            </w:r>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centroid</w:t>
            </w:r>
            <w:proofErr w:type="spellEnd"/>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dcat:centoid</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rdfs:Literal</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 xml:space="preserve">This property refers to the geographic </w:t>
            </w:r>
            <w:proofErr w:type="spellStart"/>
            <w:r w:rsidRPr="00A9323B">
              <w:rPr>
                <w:rFonts w:ascii="Arial" w:hAnsi="Arial" w:cs="Arial"/>
              </w:rPr>
              <w:t>center</w:t>
            </w:r>
            <w:proofErr w:type="spellEnd"/>
            <w:r w:rsidRPr="00A9323B">
              <w:rPr>
                <w:rFonts w:ascii="Arial" w:hAnsi="Arial" w:cs="Arial"/>
              </w:rPr>
              <w:t xml:space="preserve"> (</w:t>
            </w:r>
            <w:proofErr w:type="spellStart"/>
            <w:r w:rsidRPr="00A9323B">
              <w:rPr>
                <w:rFonts w:ascii="Arial" w:hAnsi="Arial" w:cs="Arial"/>
              </w:rPr>
              <w:t>centroid</w:t>
            </w:r>
            <w:proofErr w:type="spellEnd"/>
            <w:r w:rsidRPr="00A9323B">
              <w:rPr>
                <w:rFonts w:ascii="Arial" w:hAnsi="Arial" w:cs="Arial"/>
              </w:rPr>
              <w:t>) of a resource.</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0..1</w:t>
            </w:r>
          </w:p>
        </w:tc>
      </w:tr>
      <w:tr w:rsidR="00031B94" w:rsidRPr="00BF6741" w:rsidTr="007350CF">
        <w:trPr>
          <w:cantSplit/>
          <w:trHeight w:hRule="exact" w:val="660"/>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031B94" w:rsidRPr="00BF6741" w:rsidRDefault="00577E30" w:rsidP="007350CF">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5</w:t>
            </w:r>
            <w:r w:rsidR="00A9323B" w:rsidRPr="00A9323B">
              <w:rPr>
                <w:rFonts w:cs="Arial"/>
                <w:iCs/>
                <w:sz w:val="14"/>
                <w:szCs w:val="14"/>
              </w:rPr>
              <w:t>.</w:t>
            </w:r>
            <w:r w:rsidR="007350CF">
              <w:rPr>
                <w:rFonts w:cs="Arial"/>
                <w:iCs/>
                <w:sz w:val="14"/>
                <w:szCs w:val="14"/>
              </w:rPr>
              <w:t>5</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E01651" w:rsidRPr="00E01651" w:rsidRDefault="00031B94">
            <w:pPr>
              <w:pStyle w:val="Paragraphe"/>
              <w:numPr>
                <w:ilvl w:val="2"/>
                <w:numId w:val="7"/>
              </w:numPr>
              <w:tabs>
                <w:tab w:val="left" w:pos="2693"/>
              </w:tabs>
              <w:spacing w:after="0" w:line="240" w:lineRule="auto"/>
              <w:ind w:left="0"/>
              <w:jc w:val="left"/>
              <w:outlineLvl w:val="2"/>
              <w:rPr>
                <w:rFonts w:cs="Arial"/>
                <w:iCs/>
                <w:sz w:val="14"/>
                <w:szCs w:val="14"/>
              </w:rPr>
            </w:pPr>
            <w:r w:rsidRPr="00BF6741">
              <w:rPr>
                <w:rFonts w:cs="Arial"/>
                <w:iCs/>
                <w:sz w:val="14"/>
                <w:szCs w:val="14"/>
              </w:rPr>
              <w:t>O</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geometry</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proofErr w:type="spellStart"/>
            <w:r w:rsidRPr="00A9323B">
              <w:rPr>
                <w:rFonts w:ascii="Arial" w:hAnsi="Arial" w:cs="Arial"/>
              </w:rPr>
              <w:t>locn:geometry</w:t>
            </w:r>
            <w:proofErr w:type="spellEnd"/>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Default="00A9323B">
            <w:pPr>
              <w:pStyle w:val="Tableentry"/>
              <w:jc w:val="left"/>
              <w:rPr>
                <w:rFonts w:ascii="Arial" w:hAnsi="Arial" w:cs="Arial"/>
              </w:rPr>
            </w:pPr>
            <w:proofErr w:type="spellStart"/>
            <w:r w:rsidRPr="00A9323B">
              <w:rPr>
                <w:rFonts w:ascii="Arial" w:hAnsi="Arial" w:cs="Arial"/>
              </w:rPr>
              <w:t>rdfs:Literal</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rPr>
            </w:pPr>
            <w:r w:rsidRPr="00A9323B">
              <w:rPr>
                <w:rFonts w:ascii="Arial" w:hAnsi="Arial" w:cs="Arial"/>
              </w:rPr>
              <w:t>This property associates any resource with the corresponding geometry</w:t>
            </w: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Default="00A9323B">
            <w:pPr>
              <w:pStyle w:val="Tableentry"/>
              <w:jc w:val="left"/>
              <w:rPr>
                <w:rFonts w:ascii="Arial" w:hAnsi="Arial" w:cs="Arial"/>
              </w:rPr>
            </w:pPr>
            <w:r w:rsidRPr="00A9323B">
              <w:rPr>
                <w:rFonts w:ascii="Arial" w:hAnsi="Arial" w:cs="Arial"/>
              </w:rPr>
              <w:t>0..1</w:t>
            </w:r>
          </w:p>
        </w:tc>
      </w:tr>
      <w:tr w:rsidR="00031B94" w:rsidRPr="00BF6741" w:rsidTr="0028482B">
        <w:trPr>
          <w:cantSplit/>
          <w:trHeight w:hRule="exact" w:val="2345"/>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031B94" w:rsidRPr="00BF6741" w:rsidRDefault="00577E30" w:rsidP="007350CF">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5</w:t>
            </w:r>
            <w:r w:rsidR="007350CF">
              <w:rPr>
                <w:rFonts w:cs="Arial"/>
                <w:iCs/>
                <w:sz w:val="14"/>
                <w:szCs w:val="14"/>
              </w:rPr>
              <w:t>.6</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E01651" w:rsidRDefault="00031B94">
            <w:pPr>
              <w:pStyle w:val="Paragraphe"/>
              <w:numPr>
                <w:ilvl w:val="2"/>
                <w:numId w:val="7"/>
              </w:numPr>
              <w:tabs>
                <w:tab w:val="left" w:pos="2693"/>
              </w:tabs>
              <w:spacing w:after="0" w:line="240" w:lineRule="auto"/>
              <w:ind w:left="0"/>
              <w:jc w:val="left"/>
              <w:outlineLvl w:val="2"/>
              <w:rPr>
                <w:rFonts w:cs="Arial"/>
                <w:iCs/>
                <w:sz w:val="14"/>
                <w:szCs w:val="14"/>
              </w:rPr>
            </w:pPr>
            <w:ins w:id="1066" w:author="lubrich" w:date="2020-04-01T16:06:00Z">
              <w:r>
                <w:rPr>
                  <w:rFonts w:cs="Arial"/>
                  <w:iCs/>
                  <w:sz w:val="14"/>
                  <w:szCs w:val="14"/>
                </w:rPr>
                <w:t>O</w:t>
              </w:r>
            </w:ins>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Default="00031B94">
            <w:pPr>
              <w:pStyle w:val="Tableentry"/>
              <w:jc w:val="left"/>
              <w:rPr>
                <w:rFonts w:ascii="Arial" w:hAnsi="Arial" w:cs="Arial"/>
              </w:rPr>
            </w:pPr>
            <w:commentRangeStart w:id="1067"/>
            <w:ins w:id="1068" w:author="lubrich" w:date="2020-04-01T16:06:00Z">
              <w:r>
                <w:rPr>
                  <w:rFonts w:ascii="Arial" w:hAnsi="Arial" w:cs="Arial"/>
                  <w:iCs/>
                  <w:lang w:eastAsia="fr-FR"/>
                </w:rPr>
                <w:t>network coverage description</w:t>
              </w:r>
            </w:ins>
            <w:commentRangeEnd w:id="1067"/>
            <w:ins w:id="1069" w:author="lubrich" w:date="2020-04-01T16:10:00Z">
              <w:r w:rsidR="007350CF">
                <w:rPr>
                  <w:rStyle w:val="Kommentarzeichen"/>
                  <w:rFonts w:ascii="Arial" w:hAnsi="Arial"/>
                  <w:lang w:eastAsia="fr-FR"/>
                </w:rPr>
                <w:commentReference w:id="1067"/>
              </w:r>
            </w:ins>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Default="007350CF">
            <w:pPr>
              <w:pStyle w:val="Tableentry"/>
              <w:jc w:val="left"/>
              <w:rPr>
                <w:rFonts w:ascii="Arial" w:hAnsi="Arial" w:cs="Arial"/>
              </w:rPr>
            </w:pPr>
            <w:proofErr w:type="spellStart"/>
            <w:ins w:id="1070" w:author="lubrich" w:date="2020-04-01T16:06:00Z">
              <w:r w:rsidRPr="00031B94">
                <w:rPr>
                  <w:rFonts w:ascii="Arial" w:hAnsi="Arial" w:cs="Arial"/>
                  <w:iCs/>
                  <w:lang w:eastAsia="fr-FR"/>
                </w:rPr>
                <w:t>dcatnap:</w:t>
              </w:r>
              <w:r>
                <w:rPr>
                  <w:rFonts w:ascii="Arial" w:hAnsi="Arial" w:cs="Arial"/>
                  <w:iCs/>
                  <w:lang w:eastAsia="fr-FR"/>
                </w:rPr>
                <w:t>networkCoverageDescription</w:t>
              </w:r>
            </w:ins>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E01651" w:rsidRDefault="00031B94">
            <w:pPr>
              <w:pStyle w:val="Tableentry"/>
              <w:jc w:val="left"/>
              <w:rPr>
                <w:rFonts w:ascii="Arial" w:hAnsi="Arial" w:cs="Arial"/>
              </w:rPr>
            </w:pPr>
            <w:proofErr w:type="spellStart"/>
            <w:ins w:id="1071" w:author="lubrich" w:date="2020-04-01T16:06:00Z">
              <w:r w:rsidRPr="00031B94">
                <w:rPr>
                  <w:rFonts w:ascii="Arial" w:hAnsi="Arial" w:cs="Arial"/>
                  <w:iCs/>
                  <w:lang w:eastAsia="fr-FR"/>
                </w:rPr>
                <w:t>rdfs:Literal</w:t>
              </w:r>
            </w:ins>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Default="00031B94">
            <w:pPr>
              <w:pStyle w:val="Tableentry"/>
              <w:jc w:val="left"/>
              <w:rPr>
                <w:ins w:id="1072" w:author="lubrich" w:date="2020-04-01T16:11:00Z"/>
                <w:rFonts w:ascii="Arial" w:hAnsi="Arial" w:cs="Arial"/>
                <w:iCs/>
                <w:lang w:eastAsia="fr-FR"/>
              </w:rPr>
            </w:pPr>
            <w:ins w:id="1073" w:author="lubrich" w:date="2020-04-01T16:06:00Z">
              <w:r w:rsidRPr="00031B94">
                <w:rPr>
                  <w:rFonts w:ascii="Arial" w:hAnsi="Arial" w:cs="Arial"/>
                  <w:iCs/>
                  <w:lang w:eastAsia="fr-FR"/>
                </w:rPr>
                <w:t xml:space="preserve">This property </w:t>
              </w:r>
            </w:ins>
            <w:proofErr w:type="spellStart"/>
            <w:ins w:id="1074" w:author="lubrich" w:date="2020-04-01T16:11:00Z">
              <w:r w:rsidR="0028482B">
                <w:rPr>
                  <w:rFonts w:ascii="Arial" w:hAnsi="Arial" w:cs="Arial"/>
                  <w:iCs/>
                  <w:lang w:eastAsia="fr-FR"/>
                </w:rPr>
                <w:t>describes</w:t>
              </w:r>
              <w:r w:rsidR="0028482B" w:rsidRPr="0028482B">
                <w:rPr>
                  <w:rFonts w:ascii="Arial" w:hAnsi="Arial" w:cs="Arial"/>
                  <w:iCs/>
                  <w:lang w:eastAsia="fr-FR"/>
                </w:rPr>
                <w:t>details</w:t>
              </w:r>
              <w:proofErr w:type="spellEnd"/>
              <w:r w:rsidR="0028482B" w:rsidRPr="0028482B">
                <w:rPr>
                  <w:rFonts w:ascii="Arial" w:hAnsi="Arial" w:cs="Arial"/>
                  <w:iCs/>
                  <w:lang w:eastAsia="fr-FR"/>
                </w:rPr>
                <w:t xml:space="preserve"> of transport network in addition to the </w:t>
              </w:r>
              <w:r w:rsidR="0028482B">
                <w:rPr>
                  <w:rFonts w:ascii="Arial" w:hAnsi="Arial" w:cs="Arial"/>
                  <w:iCs/>
                  <w:lang w:eastAsia="fr-FR"/>
                </w:rPr>
                <w:t>property</w:t>
              </w:r>
              <w:r w:rsidR="0028482B" w:rsidRPr="0028482B">
                <w:rPr>
                  <w:rFonts w:ascii="Arial" w:hAnsi="Arial" w:cs="Arial"/>
                  <w:iCs/>
                  <w:lang w:eastAsia="fr-FR"/>
                </w:rPr>
                <w:t xml:space="preserve"> “</w:t>
              </w:r>
              <w:r w:rsidR="0028482B">
                <w:rPr>
                  <w:rFonts w:ascii="Arial" w:hAnsi="Arial" w:cs="Arial"/>
                  <w:iCs/>
                  <w:lang w:eastAsia="fr-FR"/>
                </w:rPr>
                <w:t>n</w:t>
              </w:r>
              <w:r w:rsidR="0028482B" w:rsidRPr="0028482B">
                <w:rPr>
                  <w:rFonts w:ascii="Arial" w:hAnsi="Arial" w:cs="Arial"/>
                  <w:iCs/>
                  <w:lang w:eastAsia="fr-FR"/>
                </w:rPr>
                <w:t xml:space="preserve">etwork coverage”. This is necessary due to different meanings and understanding of different terms in each country. This element is optional and free text, so each country can describe the parts of the road </w:t>
              </w:r>
              <w:r w:rsidR="0028482B">
                <w:rPr>
                  <w:rFonts w:ascii="Arial" w:hAnsi="Arial" w:cs="Arial"/>
                  <w:iCs/>
                  <w:lang w:eastAsia="fr-FR"/>
                </w:rPr>
                <w:t>network covered by the data set.</w:t>
              </w:r>
            </w:ins>
          </w:p>
          <w:p w:rsidR="00E01651" w:rsidRDefault="007350CF">
            <w:pPr>
              <w:pStyle w:val="Tableentry"/>
              <w:jc w:val="left"/>
              <w:rPr>
                <w:rFonts w:ascii="Arial" w:hAnsi="Arial" w:cs="Arial"/>
              </w:rPr>
            </w:pPr>
            <w:ins w:id="1075" w:author="lubrich" w:date="2020-04-01T16:08:00Z">
              <w:r w:rsidRPr="00DB0F71">
                <w:rPr>
                  <w:rFonts w:ascii="Arial" w:hAnsi="Arial" w:cs="Arial"/>
                </w:rPr>
                <w:t>Corresponds to CMC element 2.2.4.2 Network Coverage Description</w:t>
              </w:r>
            </w:ins>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E01651" w:rsidRDefault="00031B94">
            <w:pPr>
              <w:pStyle w:val="Tableentry"/>
              <w:jc w:val="left"/>
              <w:rPr>
                <w:rFonts w:ascii="Arial" w:hAnsi="Arial" w:cs="Arial"/>
              </w:rPr>
            </w:pPr>
            <w:ins w:id="1076" w:author="lubrich" w:date="2020-04-01T16:06:00Z">
              <w:r w:rsidRPr="00031B94">
                <w:rPr>
                  <w:rFonts w:ascii="Arial" w:hAnsi="Arial" w:cs="Arial"/>
                  <w:iCs/>
                  <w:lang w:eastAsia="fr-FR"/>
                </w:rPr>
                <w:t>0..1</w:t>
              </w:r>
            </w:ins>
          </w:p>
        </w:tc>
      </w:tr>
    </w:tbl>
    <w:p w:rsidR="009B1F25" w:rsidRDefault="009B1F25" w:rsidP="009B1F25">
      <w:r>
        <w:br w:type="page"/>
      </w:r>
    </w:p>
    <w:p w:rsidR="00DB0F71" w:rsidRDefault="00DB0F71" w:rsidP="00DB0F71">
      <w:pPr>
        <w:pStyle w:val="berschrift2"/>
        <w:tabs>
          <w:tab w:val="clear" w:pos="576"/>
        </w:tabs>
        <w:ind w:left="2552" w:hanging="567"/>
        <w:jc w:val="left"/>
      </w:pPr>
      <w:bookmarkStart w:id="1077" w:name="_Toc37349953"/>
      <w:r>
        <w:lastRenderedPageBreak/>
        <w:t>Class “</w:t>
      </w:r>
      <w:r w:rsidR="00E41A26">
        <w:t>Period of Time</w:t>
      </w:r>
      <w:r>
        <w:t>”</w:t>
      </w:r>
      <w:bookmarkEnd w:id="1077"/>
    </w:p>
    <w:tbl>
      <w:tblPr>
        <w:tblW w:w="9100" w:type="dxa"/>
        <w:tblInd w:w="1021" w:type="dxa"/>
        <w:tblLayout w:type="fixed"/>
        <w:tblCellMar>
          <w:top w:w="28" w:type="dxa"/>
          <w:left w:w="28" w:type="dxa"/>
          <w:right w:w="28" w:type="dxa"/>
        </w:tblCellMar>
        <w:tblLook w:val="04A0"/>
      </w:tblPr>
      <w:tblGrid>
        <w:gridCol w:w="567"/>
        <w:gridCol w:w="425"/>
        <w:gridCol w:w="1559"/>
        <w:gridCol w:w="1418"/>
        <w:gridCol w:w="1701"/>
        <w:gridCol w:w="2551"/>
        <w:gridCol w:w="879"/>
      </w:tblGrid>
      <w:tr w:rsidR="00DB0F71" w:rsidRPr="00E41A26" w:rsidTr="000F48D0">
        <w:trPr>
          <w:cantSplit/>
          <w:trHeight w:hRule="exact" w:val="1229"/>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01651" w:rsidRDefault="00DB0F71">
            <w:pPr>
              <w:pStyle w:val="Paragraphe"/>
              <w:spacing w:after="0" w:line="240" w:lineRule="auto"/>
              <w:ind w:left="0"/>
              <w:jc w:val="left"/>
              <w:rPr>
                <w:rFonts w:cs="Arial"/>
                <w:b/>
                <w:bCs/>
                <w:sz w:val="16"/>
                <w:szCs w:val="16"/>
              </w:rPr>
            </w:pPr>
            <w:r w:rsidRPr="00E41A26">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E01651" w:rsidRDefault="00DB0F71">
            <w:pPr>
              <w:pStyle w:val="Paragraphe"/>
              <w:spacing w:after="0" w:line="240" w:lineRule="auto"/>
              <w:ind w:left="113" w:right="113"/>
              <w:jc w:val="left"/>
              <w:rPr>
                <w:rFonts w:cs="Arial"/>
                <w:b/>
                <w:bCs/>
                <w:sz w:val="16"/>
                <w:szCs w:val="16"/>
              </w:rPr>
            </w:pPr>
            <w:r w:rsidRPr="00E41A26">
              <w:rPr>
                <w:rFonts w:cs="Arial"/>
                <w:b/>
                <w:bCs/>
                <w:sz w:val="16"/>
                <w:szCs w:val="16"/>
              </w:rPr>
              <w:t>Obligation</w:t>
            </w:r>
          </w:p>
        </w:tc>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Default="00DB0F71">
            <w:pPr>
              <w:pStyle w:val="Paragraphe"/>
              <w:spacing w:after="0" w:line="240" w:lineRule="auto"/>
              <w:ind w:left="0"/>
              <w:jc w:val="left"/>
              <w:rPr>
                <w:rFonts w:cs="Arial"/>
                <w:sz w:val="16"/>
                <w:szCs w:val="16"/>
              </w:rPr>
            </w:pPr>
            <w:r w:rsidRPr="00E41A26">
              <w:rPr>
                <w:rFonts w:cs="Arial"/>
                <w:b/>
                <w:bCs/>
                <w:sz w:val="16"/>
                <w:szCs w:val="16"/>
              </w:rPr>
              <w:t>Property Name</w:t>
            </w:r>
            <w:r w:rsidRPr="00E41A26">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Default="00DB0F71">
            <w:pPr>
              <w:pStyle w:val="Paragraphe"/>
              <w:spacing w:after="0" w:line="240" w:lineRule="auto"/>
              <w:ind w:left="0"/>
              <w:jc w:val="left"/>
              <w:rPr>
                <w:rFonts w:cs="Arial"/>
                <w:sz w:val="16"/>
                <w:szCs w:val="16"/>
              </w:rPr>
            </w:pPr>
            <w:r w:rsidRPr="00E41A26">
              <w:rPr>
                <w:rFonts w:cs="Arial"/>
                <w:b/>
                <w:bCs/>
                <w:sz w:val="16"/>
                <w:szCs w:val="16"/>
              </w:rPr>
              <w:t>URI</w:t>
            </w:r>
            <w:r w:rsidRPr="00E41A26">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01651" w:rsidRDefault="00DB0F71">
            <w:pPr>
              <w:pStyle w:val="Paragraphe"/>
              <w:spacing w:after="0" w:line="240" w:lineRule="auto"/>
              <w:ind w:left="0"/>
              <w:jc w:val="left"/>
              <w:rPr>
                <w:rFonts w:cs="Arial"/>
                <w:b/>
                <w:bCs/>
                <w:sz w:val="16"/>
                <w:szCs w:val="16"/>
              </w:rPr>
            </w:pPr>
            <w:r w:rsidRPr="00E41A26">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01651" w:rsidRDefault="002B6DAA">
            <w:pPr>
              <w:pStyle w:val="Paragraphe"/>
              <w:spacing w:after="0" w:line="240" w:lineRule="auto"/>
              <w:ind w:left="0"/>
              <w:jc w:val="left"/>
              <w:rPr>
                <w:rFonts w:cs="Arial"/>
                <w:sz w:val="16"/>
                <w:szCs w:val="16"/>
              </w:rPr>
            </w:pPr>
            <w:r>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01651" w:rsidRDefault="002B6DAA">
            <w:pPr>
              <w:pStyle w:val="Paragraphe"/>
              <w:spacing w:after="0" w:line="240" w:lineRule="auto"/>
              <w:ind w:left="67"/>
              <w:jc w:val="left"/>
              <w:rPr>
                <w:rFonts w:cs="Arial"/>
                <w:b/>
                <w:bCs/>
                <w:sz w:val="16"/>
                <w:szCs w:val="16"/>
              </w:rPr>
            </w:pPr>
            <w:r>
              <w:rPr>
                <w:rFonts w:cs="Arial"/>
                <w:b/>
                <w:bCs/>
                <w:sz w:val="16"/>
                <w:szCs w:val="16"/>
              </w:rPr>
              <w:t>Card.</w:t>
            </w:r>
          </w:p>
        </w:tc>
      </w:tr>
      <w:tr w:rsidR="00DB0F71" w:rsidRPr="00E41A26" w:rsidTr="000F48D0">
        <w:trPr>
          <w:cantSplit/>
          <w:trHeight w:hRule="exact" w:val="4209"/>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E01651" w:rsidRDefault="00577E30">
            <w:pPr>
              <w:pStyle w:val="Paragraphe"/>
              <w:spacing w:after="0" w:line="240" w:lineRule="auto"/>
              <w:ind w:left="0"/>
              <w:jc w:val="left"/>
              <w:rPr>
                <w:rFonts w:cs="Arial"/>
                <w:iCs/>
                <w:sz w:val="14"/>
                <w:szCs w:val="14"/>
              </w:rPr>
            </w:pPr>
            <w:r>
              <w:rPr>
                <w:rFonts w:cs="Arial"/>
                <w:iCs/>
                <w:sz w:val="14"/>
                <w:szCs w:val="14"/>
              </w:rPr>
              <w:t>6</w:t>
            </w:r>
            <w:r w:rsidR="00A9323B" w:rsidRPr="00A9323B">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E01651" w:rsidRDefault="00DB0F71">
            <w:pPr>
              <w:pStyle w:val="Paragraphe"/>
              <w:spacing w:after="0" w:line="240" w:lineRule="auto"/>
              <w:ind w:left="0"/>
              <w:jc w:val="left"/>
              <w:rPr>
                <w:rFonts w:cs="Arial"/>
                <w:iCs/>
                <w:sz w:val="14"/>
                <w:szCs w:val="14"/>
              </w:rPr>
            </w:pPr>
            <w:r w:rsidRPr="00E41A26">
              <w:rPr>
                <w:rFonts w:cs="Arial"/>
                <w:iCs/>
                <w:sz w:val="14"/>
                <w:szCs w:val="14"/>
              </w:rPr>
              <w:t>R</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DB0F71">
            <w:pPr>
              <w:pStyle w:val="Tableentry"/>
              <w:jc w:val="left"/>
              <w:rPr>
                <w:rFonts w:ascii="Arial" w:hAnsi="Arial" w:cs="Arial"/>
              </w:rPr>
            </w:pPr>
            <w:r w:rsidRPr="00E41A26">
              <w:rPr>
                <w:rFonts w:ascii="Arial" w:hAnsi="Arial" w:cs="Arial"/>
              </w:rPr>
              <w:t>start date</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DB0F71">
            <w:pPr>
              <w:pStyle w:val="Tableentry"/>
              <w:jc w:val="left"/>
              <w:rPr>
                <w:rFonts w:ascii="Arial" w:hAnsi="Arial" w:cs="Arial"/>
              </w:rPr>
            </w:pPr>
            <w:proofErr w:type="spellStart"/>
            <w:r w:rsidRPr="00E41A26">
              <w:rPr>
                <w:rFonts w:ascii="Arial" w:hAnsi="Arial" w:cs="Arial"/>
              </w:rPr>
              <w:t>dcat:startDate</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Default="00DB0F71">
            <w:pPr>
              <w:pStyle w:val="Tableentry"/>
              <w:jc w:val="left"/>
              <w:rPr>
                <w:rFonts w:ascii="Arial" w:hAnsi="Arial" w:cs="Arial"/>
              </w:rPr>
            </w:pPr>
            <w:proofErr w:type="spellStart"/>
            <w:r w:rsidRPr="00E41A26">
              <w:rPr>
                <w:rFonts w:ascii="Arial" w:hAnsi="Arial" w:cs="Arial"/>
              </w:rPr>
              <w:t>rdfs:Literal</w:t>
            </w:r>
            <w:proofErr w:type="spellEnd"/>
            <w:r w:rsidRPr="00E41A26">
              <w:rPr>
                <w:rFonts w:ascii="Arial" w:hAnsi="Arial" w:cs="Arial"/>
              </w:rPr>
              <w:t xml:space="preserve"> typed as </w:t>
            </w:r>
            <w:proofErr w:type="spellStart"/>
            <w:r w:rsidRPr="00E41A26">
              <w:rPr>
                <w:rFonts w:ascii="Arial" w:hAnsi="Arial" w:cs="Arial"/>
              </w:rPr>
              <w:t>xsd:date</w:t>
            </w:r>
            <w:proofErr w:type="spellEnd"/>
            <w:r w:rsidRPr="00E41A26">
              <w:rPr>
                <w:rFonts w:ascii="Arial" w:hAnsi="Arial" w:cs="Arial"/>
              </w:rPr>
              <w:t xml:space="preserve"> or </w:t>
            </w:r>
            <w:proofErr w:type="spellStart"/>
            <w:r w:rsidRPr="00E41A26">
              <w:rPr>
                <w:rFonts w:ascii="Arial" w:hAnsi="Arial" w:cs="Arial"/>
              </w:rPr>
              <w:t>xsd:dateTime</w:t>
            </w:r>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DB0F71">
            <w:pPr>
              <w:pStyle w:val="Tableentry"/>
              <w:jc w:val="left"/>
              <w:rPr>
                <w:ins w:id="1078" w:author="lubrich" w:date="2020-04-01T16:44:00Z"/>
                <w:rFonts w:ascii="Arial" w:hAnsi="Arial" w:cs="Arial"/>
              </w:rPr>
            </w:pPr>
            <w:r w:rsidRPr="00E41A26">
              <w:rPr>
                <w:rFonts w:ascii="Arial" w:hAnsi="Arial" w:cs="Arial"/>
              </w:rPr>
              <w:t xml:space="preserve">This </w:t>
            </w:r>
            <w:proofErr w:type="spellStart"/>
            <w:r w:rsidRPr="00E41A26">
              <w:rPr>
                <w:rFonts w:ascii="Arial" w:hAnsi="Arial" w:cs="Arial"/>
              </w:rPr>
              <w:t>property</w:t>
            </w:r>
            <w:del w:id="1079" w:author="lubrich" w:date="2020-04-01T16:45:00Z">
              <w:r w:rsidRPr="00E41A26" w:rsidDel="00E41A26">
                <w:rPr>
                  <w:rFonts w:ascii="Arial" w:hAnsi="Arial" w:cs="Arial"/>
                </w:rPr>
                <w:delText xml:space="preserve"> contains the start of the period</w:delText>
              </w:r>
            </w:del>
            <w:ins w:id="1080" w:author="lubrich" w:date="2020-04-01T16:45:00Z">
              <w:r w:rsidR="00E41A26">
                <w:rPr>
                  <w:rFonts w:ascii="Arial" w:hAnsi="Arial" w:cs="Arial"/>
                </w:rPr>
                <w:t>d</w:t>
              </w:r>
            </w:ins>
            <w:ins w:id="1081" w:author="lubrich" w:date="2020-04-01T16:44:00Z">
              <w:r w:rsidR="00E41A26" w:rsidRPr="00E41A26">
                <w:rPr>
                  <w:rFonts w:ascii="Arial" w:hAnsi="Arial" w:cs="Arial"/>
                </w:rPr>
                <w:t>escribes</w:t>
              </w:r>
              <w:proofErr w:type="spellEnd"/>
              <w:r w:rsidR="00E41A26" w:rsidRPr="00E41A26">
                <w:rPr>
                  <w:rFonts w:ascii="Arial" w:hAnsi="Arial" w:cs="Arial"/>
                </w:rPr>
                <w:t xml:space="preserve"> the starting time from which the data delivery is applicable. The applicability is defined depending on the type of the publication:</w:t>
              </w:r>
            </w:ins>
          </w:p>
          <w:p w:rsidR="004B2B39" w:rsidRDefault="00E41A26">
            <w:pPr>
              <w:pStyle w:val="Tableentry"/>
              <w:jc w:val="left"/>
              <w:rPr>
                <w:ins w:id="1082" w:author="lubrich" w:date="2020-04-01T16:44:00Z"/>
                <w:rFonts w:ascii="Arial" w:hAnsi="Arial" w:cs="Arial"/>
              </w:rPr>
            </w:pPr>
            <w:ins w:id="1083" w:author="lubrich" w:date="2020-04-01T16:44:00Z">
              <w:r w:rsidRPr="00E41A26">
                <w:rPr>
                  <w:rFonts w:ascii="Arial" w:hAnsi="Arial" w:cs="Arial"/>
                </w:rPr>
                <w:t>•</w:t>
              </w:r>
              <w:r w:rsidRPr="00E41A26">
                <w:rPr>
                  <w:rFonts w:ascii="Arial" w:hAnsi="Arial" w:cs="Arial"/>
                </w:rPr>
                <w:tab/>
                <w:t xml:space="preserve">In cases of real-time/dynamic data, this </w:t>
              </w:r>
            </w:ins>
            <w:ins w:id="1084" w:author="lubrich" w:date="2020-04-01T16:45:00Z">
              <w:r>
                <w:rPr>
                  <w:rFonts w:ascii="Arial" w:hAnsi="Arial" w:cs="Arial"/>
                </w:rPr>
                <w:t>property</w:t>
              </w:r>
            </w:ins>
            <w:ins w:id="1085" w:author="lubrich" w:date="2020-04-01T16:44:00Z">
              <w:r w:rsidRPr="00E41A26">
                <w:rPr>
                  <w:rFonts w:ascii="Arial" w:hAnsi="Arial" w:cs="Arial"/>
                </w:rPr>
                <w:t xml:space="preserve"> describes the first time when the data feed is (or will be) delivered technically via the NAP. The time reference of the delivered information (e.g. duration of road works) is then part of the feed.</w:t>
              </w:r>
            </w:ins>
          </w:p>
          <w:p w:rsidR="004B2B39" w:rsidRDefault="00E41A26">
            <w:pPr>
              <w:pStyle w:val="Tableentry"/>
              <w:jc w:val="left"/>
              <w:rPr>
                <w:ins w:id="1086" w:author="lubrich" w:date="2020-04-01T16:44:00Z"/>
                <w:rFonts w:ascii="Arial" w:hAnsi="Arial" w:cs="Arial"/>
              </w:rPr>
            </w:pPr>
            <w:ins w:id="1087" w:author="lubrich" w:date="2020-04-01T16:44:00Z">
              <w:r w:rsidRPr="00E41A26">
                <w:rPr>
                  <w:rFonts w:ascii="Arial" w:hAnsi="Arial" w:cs="Arial"/>
                </w:rPr>
                <w:t>•</w:t>
              </w:r>
              <w:r w:rsidRPr="00E41A26">
                <w:rPr>
                  <w:rFonts w:ascii="Arial" w:hAnsi="Arial" w:cs="Arial"/>
                </w:rPr>
                <w:tab/>
                <w:t xml:space="preserve">In cases of static data, it is assumed that the data delivery is not time-restricted. So, this </w:t>
              </w:r>
            </w:ins>
            <w:proofErr w:type="spellStart"/>
            <w:ins w:id="1088" w:author="lubrich" w:date="2020-04-01T16:45:00Z">
              <w:r>
                <w:rPr>
                  <w:rFonts w:ascii="Arial" w:hAnsi="Arial" w:cs="Arial"/>
                </w:rPr>
                <w:t>property</w:t>
              </w:r>
            </w:ins>
            <w:ins w:id="1089" w:author="lubrich" w:date="2020-04-01T16:44:00Z">
              <w:r w:rsidRPr="00E41A26">
                <w:rPr>
                  <w:rFonts w:ascii="Arial" w:hAnsi="Arial" w:cs="Arial"/>
                </w:rPr>
                <w:t>will</w:t>
              </w:r>
              <w:proofErr w:type="spellEnd"/>
              <w:r w:rsidRPr="00E41A26">
                <w:rPr>
                  <w:rFonts w:ascii="Arial" w:hAnsi="Arial" w:cs="Arial"/>
                </w:rPr>
                <w:t xml:space="preserve"> directly describe the time reference of the delivered information (e.g. validity time of a public transport time table.)</w:t>
              </w:r>
            </w:ins>
          </w:p>
          <w:p w:rsidR="004B2B39" w:rsidRDefault="004B2B39">
            <w:pPr>
              <w:pStyle w:val="Tableentry"/>
              <w:jc w:val="left"/>
              <w:rPr>
                <w:del w:id="1090" w:author="lubrich" w:date="2020-04-01T16:47:00Z"/>
                <w:rFonts w:ascii="Arial" w:hAnsi="Arial" w:cs="Arial"/>
              </w:rPr>
            </w:pPr>
          </w:p>
          <w:p w:rsidR="004B2B39" w:rsidRDefault="00A9323B">
            <w:pPr>
              <w:pStyle w:val="Tableentry"/>
              <w:jc w:val="left"/>
              <w:rPr>
                <w:rFonts w:ascii="Arial" w:hAnsi="Arial" w:cs="Arial"/>
              </w:rPr>
            </w:pPr>
            <w:ins w:id="1091" w:author="lubrich" w:date="2020-04-01T16:07:00Z">
              <w:r w:rsidRPr="00A9323B">
                <w:rPr>
                  <w:rFonts w:ascii="Arial" w:hAnsi="Arial" w:cs="Arial"/>
                </w:rPr>
                <w:t>Corresponds to CMC element 2.2.</w:t>
              </w:r>
            </w:ins>
            <w:ins w:id="1092" w:author="lubrich" w:date="2020-04-01T16:42:00Z">
              <w:r w:rsidR="00E41A26">
                <w:rPr>
                  <w:rFonts w:ascii="Arial" w:hAnsi="Arial" w:cs="Arial"/>
                </w:rPr>
                <w:t>3</w:t>
              </w:r>
            </w:ins>
            <w:ins w:id="1093" w:author="lubrich" w:date="2020-04-01T16:07:00Z">
              <w:r w:rsidR="00E41A26" w:rsidRPr="00DB0F71">
                <w:rPr>
                  <w:rFonts w:ascii="Arial" w:hAnsi="Arial" w:cs="Arial"/>
                </w:rPr>
                <w:t>.</w:t>
              </w:r>
            </w:ins>
            <w:ins w:id="1094" w:author="lubrich" w:date="2020-04-01T16:42:00Z">
              <w:r w:rsidR="00E41A26">
                <w:rPr>
                  <w:rFonts w:ascii="Arial" w:hAnsi="Arial" w:cs="Arial"/>
                </w:rPr>
                <w:t>1</w:t>
              </w:r>
            </w:ins>
            <w:ins w:id="1095" w:author="lubrich" w:date="2020-04-01T16:07:00Z">
              <w:r w:rsidRPr="00A9323B">
                <w:rPr>
                  <w:rFonts w:ascii="Arial" w:hAnsi="Arial" w:cs="Arial"/>
                </w:rPr>
                <w:t xml:space="preserve"> </w:t>
              </w:r>
            </w:ins>
            <w:ins w:id="1096" w:author="lubrich" w:date="2020-04-01T16:42:00Z">
              <w:r w:rsidR="00E41A26">
                <w:rPr>
                  <w:rFonts w:ascii="Arial" w:hAnsi="Arial" w:cs="Arial"/>
                </w:rPr>
                <w:t>Valid From</w:t>
              </w:r>
            </w:ins>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Default="00DB0F71">
            <w:pPr>
              <w:pStyle w:val="Tableentry"/>
              <w:jc w:val="left"/>
              <w:rPr>
                <w:rFonts w:ascii="Arial" w:hAnsi="Arial" w:cs="Arial"/>
              </w:rPr>
            </w:pPr>
            <w:r w:rsidRPr="00E41A26">
              <w:rPr>
                <w:rFonts w:ascii="Arial" w:hAnsi="Arial" w:cs="Arial"/>
              </w:rPr>
              <w:t>0..1</w:t>
            </w:r>
          </w:p>
        </w:tc>
      </w:tr>
      <w:tr w:rsidR="00DB0F71" w:rsidRPr="00E41A26" w:rsidTr="000F48D0">
        <w:trPr>
          <w:cantSplit/>
          <w:trHeight w:hRule="exact" w:val="1774"/>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Default="00577E30">
            <w:pPr>
              <w:pStyle w:val="Paragraphe"/>
              <w:spacing w:after="0" w:line="240" w:lineRule="auto"/>
              <w:ind w:left="0"/>
              <w:jc w:val="left"/>
              <w:rPr>
                <w:rFonts w:cs="Arial"/>
                <w:iCs/>
                <w:sz w:val="14"/>
                <w:szCs w:val="14"/>
              </w:rPr>
            </w:pPr>
            <w:r>
              <w:rPr>
                <w:rFonts w:cs="Arial"/>
                <w:iCs/>
                <w:sz w:val="14"/>
                <w:szCs w:val="14"/>
              </w:rPr>
              <w:t>6</w:t>
            </w:r>
            <w:r w:rsidR="00DB0F71" w:rsidRPr="00E41A26">
              <w:rPr>
                <w:rFonts w:cs="Arial"/>
                <w:iCs/>
                <w:sz w:val="14"/>
                <w:szCs w:val="14"/>
              </w:rPr>
              <w:t>.2</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Default="00DB0F71">
            <w:pPr>
              <w:pStyle w:val="Paragraphe"/>
              <w:spacing w:after="0" w:line="240" w:lineRule="auto"/>
              <w:ind w:left="0"/>
              <w:jc w:val="left"/>
              <w:rPr>
                <w:rFonts w:cs="Arial"/>
                <w:iCs/>
                <w:sz w:val="14"/>
                <w:szCs w:val="14"/>
              </w:rPr>
            </w:pPr>
            <w:r w:rsidRPr="00E41A26">
              <w:rPr>
                <w:rFonts w:cs="Arial"/>
                <w:iCs/>
                <w:sz w:val="14"/>
                <w:szCs w:val="14"/>
              </w:rPr>
              <w:t>R</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DB0F71">
            <w:pPr>
              <w:pStyle w:val="Tableentry"/>
              <w:jc w:val="left"/>
              <w:rPr>
                <w:rFonts w:ascii="Arial" w:hAnsi="Arial" w:cs="Arial"/>
              </w:rPr>
            </w:pPr>
            <w:r w:rsidRPr="00E41A26">
              <w:rPr>
                <w:rFonts w:ascii="Arial" w:hAnsi="Arial" w:cs="Arial"/>
              </w:rPr>
              <w:t>end date</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DB0F71">
            <w:pPr>
              <w:pStyle w:val="Tableentry"/>
              <w:jc w:val="left"/>
              <w:rPr>
                <w:rFonts w:ascii="Arial" w:hAnsi="Arial" w:cs="Arial"/>
              </w:rPr>
            </w:pPr>
            <w:proofErr w:type="spellStart"/>
            <w:r w:rsidRPr="00E41A26">
              <w:rPr>
                <w:rFonts w:ascii="Arial" w:hAnsi="Arial" w:cs="Arial"/>
              </w:rPr>
              <w:t>dcat:endDate</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Default="00DB0F71">
            <w:pPr>
              <w:pStyle w:val="Tableentry"/>
              <w:jc w:val="left"/>
              <w:rPr>
                <w:rFonts w:ascii="Arial" w:hAnsi="Arial" w:cs="Arial"/>
              </w:rPr>
            </w:pPr>
            <w:proofErr w:type="spellStart"/>
            <w:r w:rsidRPr="00E41A26">
              <w:rPr>
                <w:rFonts w:ascii="Arial" w:hAnsi="Arial" w:cs="Arial"/>
              </w:rPr>
              <w:t>rdfs:Literal</w:t>
            </w:r>
            <w:proofErr w:type="spellEnd"/>
            <w:r w:rsidRPr="00E41A26">
              <w:rPr>
                <w:rFonts w:ascii="Arial" w:hAnsi="Arial" w:cs="Arial"/>
              </w:rPr>
              <w:t xml:space="preserve"> typed as </w:t>
            </w:r>
            <w:proofErr w:type="spellStart"/>
            <w:r w:rsidRPr="00E41A26">
              <w:rPr>
                <w:rFonts w:ascii="Arial" w:hAnsi="Arial" w:cs="Arial"/>
              </w:rPr>
              <w:t>xsd:date</w:t>
            </w:r>
            <w:proofErr w:type="spellEnd"/>
            <w:r w:rsidRPr="00E41A26">
              <w:rPr>
                <w:rFonts w:ascii="Arial" w:hAnsi="Arial" w:cs="Arial"/>
              </w:rPr>
              <w:t xml:space="preserve"> or </w:t>
            </w:r>
            <w:proofErr w:type="spellStart"/>
            <w:r w:rsidRPr="00E41A26">
              <w:rPr>
                <w:rFonts w:ascii="Arial" w:hAnsi="Arial" w:cs="Arial"/>
              </w:rPr>
              <w:t>xsd:dateTime</w:t>
            </w:r>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DB0F71">
            <w:pPr>
              <w:pStyle w:val="Tableentry"/>
              <w:jc w:val="left"/>
              <w:rPr>
                <w:ins w:id="1097" w:author="lubrich" w:date="2020-04-01T16:42:00Z"/>
                <w:rFonts w:ascii="Arial" w:hAnsi="Arial" w:cs="Arial"/>
              </w:rPr>
            </w:pPr>
            <w:r w:rsidRPr="00E41A26">
              <w:rPr>
                <w:rFonts w:ascii="Arial" w:hAnsi="Arial" w:cs="Arial"/>
              </w:rPr>
              <w:t xml:space="preserve">This property </w:t>
            </w:r>
            <w:del w:id="1098" w:author="lubrich" w:date="2020-04-01T16:49:00Z">
              <w:r w:rsidRPr="00E41A26" w:rsidDel="000F48D0">
                <w:rPr>
                  <w:rFonts w:ascii="Arial" w:hAnsi="Arial" w:cs="Arial"/>
                </w:rPr>
                <w:delText>contains the end of the period</w:delText>
              </w:r>
            </w:del>
            <w:ins w:id="1099" w:author="lubrich" w:date="2020-04-01T16:49:00Z">
              <w:r w:rsidR="000F48D0">
                <w:rPr>
                  <w:rFonts w:ascii="Arial" w:hAnsi="Arial" w:cs="Arial"/>
                </w:rPr>
                <w:t xml:space="preserve"> d</w:t>
              </w:r>
              <w:r w:rsidR="000F48D0" w:rsidRPr="000F48D0">
                <w:t>escribes the ending time from which the data delivery is applicable. How this applicability is defined, see above at “</w:t>
              </w:r>
            </w:ins>
            <w:ins w:id="1100" w:author="lubrich" w:date="2020-04-01T16:50:00Z">
              <w:r w:rsidR="000F48D0">
                <w:t>start date.</w:t>
              </w:r>
            </w:ins>
            <w:ins w:id="1101" w:author="lubrich" w:date="2020-04-01T16:49:00Z">
              <w:r w:rsidR="000F48D0" w:rsidRPr="000F48D0">
                <w:rPr>
                  <w:rFonts w:ascii="Arial" w:hAnsi="Arial" w:cs="Arial"/>
                </w:rPr>
                <w:t>”</w:t>
              </w:r>
            </w:ins>
          </w:p>
          <w:p w:rsidR="004B2B39" w:rsidRDefault="00E41A26">
            <w:pPr>
              <w:pStyle w:val="Tableentry"/>
              <w:jc w:val="left"/>
              <w:rPr>
                <w:rFonts w:ascii="Arial" w:hAnsi="Arial" w:cs="Arial"/>
              </w:rPr>
            </w:pPr>
            <w:ins w:id="1102" w:author="lubrich" w:date="2020-04-01T16:42:00Z">
              <w:r w:rsidRPr="00DB0F71">
                <w:rPr>
                  <w:rFonts w:ascii="Arial" w:hAnsi="Arial" w:cs="Arial"/>
                </w:rPr>
                <w:t>Corresponds to CMC element 2.2.</w:t>
              </w:r>
              <w:r>
                <w:rPr>
                  <w:rFonts w:ascii="Arial" w:hAnsi="Arial" w:cs="Arial"/>
                </w:rPr>
                <w:t>3</w:t>
              </w:r>
              <w:r w:rsidRPr="00DB0F71">
                <w:rPr>
                  <w:rFonts w:ascii="Arial" w:hAnsi="Arial" w:cs="Arial"/>
                </w:rPr>
                <w:t>.</w:t>
              </w:r>
            </w:ins>
            <w:ins w:id="1103" w:author="lubrich" w:date="2020-04-01T16:43:00Z">
              <w:r>
                <w:rPr>
                  <w:rFonts w:ascii="Arial" w:hAnsi="Arial" w:cs="Arial"/>
                </w:rPr>
                <w:t>2</w:t>
              </w:r>
            </w:ins>
            <w:ins w:id="1104" w:author="lubrich" w:date="2020-04-01T16:42:00Z">
              <w:r w:rsidRPr="00DB0F71">
                <w:rPr>
                  <w:rFonts w:ascii="Arial" w:hAnsi="Arial" w:cs="Arial"/>
                </w:rPr>
                <w:t xml:space="preserve"> </w:t>
              </w:r>
              <w:r>
                <w:rPr>
                  <w:rFonts w:ascii="Arial" w:hAnsi="Arial" w:cs="Arial"/>
                </w:rPr>
                <w:t>Valid To</w:t>
              </w:r>
            </w:ins>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Default="00DB0F71">
            <w:pPr>
              <w:pStyle w:val="Tableentry"/>
              <w:jc w:val="left"/>
              <w:rPr>
                <w:rFonts w:ascii="Arial" w:hAnsi="Arial" w:cs="Arial"/>
              </w:rPr>
            </w:pPr>
            <w:r w:rsidRPr="00E41A26">
              <w:rPr>
                <w:rFonts w:ascii="Arial" w:hAnsi="Arial" w:cs="Arial"/>
              </w:rPr>
              <w:t>0..1</w:t>
            </w:r>
          </w:p>
        </w:tc>
      </w:tr>
      <w:tr w:rsidR="00E41A26" w:rsidRPr="00E41A26" w:rsidTr="000F48D0">
        <w:trPr>
          <w:cantSplit/>
          <w:trHeight w:hRule="exact" w:val="63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01651" w:rsidRPr="00E01651" w:rsidRDefault="00577E30">
            <w:pPr>
              <w:pStyle w:val="Paragraphe"/>
              <w:spacing w:after="0" w:line="240" w:lineRule="auto"/>
              <w:ind w:left="0"/>
              <w:jc w:val="left"/>
              <w:rPr>
                <w:rFonts w:cs="Arial"/>
                <w:iCs/>
                <w:sz w:val="14"/>
                <w:szCs w:val="14"/>
              </w:rPr>
            </w:pPr>
            <w:r>
              <w:rPr>
                <w:rFonts w:cs="Arial"/>
                <w:iCs/>
                <w:sz w:val="14"/>
                <w:szCs w:val="14"/>
              </w:rPr>
              <w:t>6</w:t>
            </w:r>
            <w:r w:rsidR="00E41A26" w:rsidRPr="00E41A26">
              <w:rPr>
                <w:rFonts w:cs="Arial"/>
                <w:iCs/>
                <w:sz w:val="14"/>
                <w:szCs w:val="14"/>
              </w:rPr>
              <w:t>.3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01651" w:rsidRPr="00E01651" w:rsidRDefault="00E41A26">
            <w:pPr>
              <w:pStyle w:val="Paragraphe"/>
              <w:spacing w:after="0" w:line="240" w:lineRule="auto"/>
              <w:ind w:left="0"/>
              <w:jc w:val="left"/>
              <w:rPr>
                <w:rFonts w:cs="Arial"/>
                <w:iCs/>
                <w:sz w:val="14"/>
                <w:szCs w:val="14"/>
              </w:rPr>
            </w:pPr>
            <w:r w:rsidRPr="00E41A26">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E41A26">
            <w:pPr>
              <w:pStyle w:val="Tableentry"/>
              <w:jc w:val="left"/>
              <w:rPr>
                <w:rFonts w:ascii="Arial" w:hAnsi="Arial" w:cs="Arial"/>
              </w:rPr>
            </w:pPr>
            <w:proofErr w:type="spellStart"/>
            <w:r w:rsidRPr="00E41A26">
              <w:rPr>
                <w:rFonts w:ascii="Arial" w:hAnsi="Arial" w:cs="Arial"/>
              </w:rPr>
              <w:t>beggining</w:t>
            </w:r>
            <w:proofErr w:type="spellEnd"/>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E41A26">
            <w:pPr>
              <w:pStyle w:val="Tableentry"/>
              <w:jc w:val="left"/>
              <w:rPr>
                <w:rFonts w:ascii="Arial" w:hAnsi="Arial" w:cs="Arial"/>
              </w:rPr>
            </w:pPr>
            <w:proofErr w:type="spellStart"/>
            <w:r w:rsidRPr="00E41A26">
              <w:rPr>
                <w:rFonts w:ascii="Arial" w:hAnsi="Arial" w:cs="Arial"/>
              </w:rPr>
              <w:t>time:hasBeginning</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E41A26">
            <w:pPr>
              <w:pStyle w:val="Tableentry"/>
              <w:jc w:val="left"/>
              <w:rPr>
                <w:rFonts w:ascii="Arial" w:hAnsi="Arial" w:cs="Arial"/>
              </w:rPr>
            </w:pPr>
            <w:proofErr w:type="spellStart"/>
            <w:r w:rsidRPr="00E41A26">
              <w:rPr>
                <w:rFonts w:ascii="Arial" w:hAnsi="Arial" w:cs="Arial"/>
              </w:rPr>
              <w:t>time:Instant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E41A26">
            <w:pPr>
              <w:pStyle w:val="Tableentry"/>
              <w:jc w:val="left"/>
              <w:rPr>
                <w:rFonts w:ascii="Arial" w:hAnsi="Arial" w:cs="Arial"/>
              </w:rPr>
            </w:pPr>
            <w:r w:rsidRPr="00E41A26">
              <w:rPr>
                <w:rFonts w:ascii="Arial" w:hAnsi="Arial" w:cs="Arial"/>
              </w:rPr>
              <w:t>This property contains the beginning of a period or interval.</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Default="00E41A26">
            <w:pPr>
              <w:pStyle w:val="Tableentry"/>
              <w:jc w:val="left"/>
              <w:rPr>
                <w:rFonts w:ascii="Arial" w:hAnsi="Arial" w:cs="Arial"/>
              </w:rPr>
            </w:pPr>
            <w:r w:rsidRPr="00E41A26">
              <w:rPr>
                <w:rFonts w:ascii="Arial" w:hAnsi="Arial" w:cs="Arial"/>
              </w:rPr>
              <w:t>0..1</w:t>
            </w:r>
          </w:p>
        </w:tc>
      </w:tr>
      <w:tr w:rsidR="00E41A26" w:rsidRPr="00E41A26" w:rsidTr="000F48D0">
        <w:trPr>
          <w:cantSplit/>
          <w:trHeight w:hRule="exact" w:val="803"/>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01651" w:rsidRPr="00E01651" w:rsidRDefault="00577E30">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6</w:t>
            </w:r>
            <w:r w:rsidR="00E41A26" w:rsidRPr="00E41A26">
              <w:rPr>
                <w:rFonts w:cs="Arial"/>
                <w:iCs/>
                <w:sz w:val="14"/>
                <w:szCs w:val="14"/>
              </w:rPr>
              <w:t>.4</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01651" w:rsidRPr="00E01651" w:rsidRDefault="00E41A26">
            <w:pPr>
              <w:pStyle w:val="Paragraphe"/>
              <w:numPr>
                <w:ilvl w:val="2"/>
                <w:numId w:val="7"/>
              </w:numPr>
              <w:tabs>
                <w:tab w:val="left" w:pos="2693"/>
              </w:tabs>
              <w:spacing w:after="0" w:line="240" w:lineRule="auto"/>
              <w:ind w:left="0"/>
              <w:jc w:val="left"/>
              <w:outlineLvl w:val="2"/>
              <w:rPr>
                <w:rFonts w:cs="Arial"/>
                <w:iCs/>
                <w:sz w:val="14"/>
                <w:szCs w:val="14"/>
              </w:rPr>
            </w:pPr>
            <w:r w:rsidRPr="00E41A26">
              <w:rPr>
                <w:rFonts w:cs="Arial"/>
                <w:iCs/>
                <w:sz w:val="14"/>
                <w:szCs w:val="14"/>
              </w:rPr>
              <w:t>O</w:t>
            </w:r>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E41A26">
            <w:pPr>
              <w:pStyle w:val="Tableentry"/>
              <w:jc w:val="left"/>
              <w:rPr>
                <w:rFonts w:ascii="Arial" w:hAnsi="Arial" w:cs="Arial"/>
              </w:rPr>
            </w:pPr>
            <w:r w:rsidRPr="00E41A26">
              <w:rPr>
                <w:rFonts w:ascii="Arial" w:hAnsi="Arial" w:cs="Arial"/>
              </w:rPr>
              <w:t xml:space="preserve">end </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E41A26">
            <w:pPr>
              <w:pStyle w:val="Tableentry"/>
              <w:jc w:val="left"/>
              <w:rPr>
                <w:rFonts w:ascii="Arial" w:hAnsi="Arial" w:cs="Arial"/>
              </w:rPr>
            </w:pPr>
            <w:proofErr w:type="spellStart"/>
            <w:r w:rsidRPr="00E41A26">
              <w:rPr>
                <w:rFonts w:ascii="Arial" w:hAnsi="Arial" w:cs="Arial"/>
              </w:rPr>
              <w:t>time:hasEnd</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Default="00E41A26">
            <w:pPr>
              <w:pStyle w:val="Tableentry"/>
              <w:jc w:val="left"/>
              <w:rPr>
                <w:rFonts w:ascii="Arial" w:hAnsi="Arial" w:cs="Arial"/>
              </w:rPr>
            </w:pPr>
            <w:proofErr w:type="spellStart"/>
            <w:r w:rsidRPr="00E41A26">
              <w:rPr>
                <w:rFonts w:ascii="Arial" w:hAnsi="Arial" w:cs="Arial"/>
              </w:rPr>
              <w:t>time:Instant</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Default="00E41A26">
            <w:pPr>
              <w:pStyle w:val="Tableentry"/>
              <w:jc w:val="left"/>
              <w:rPr>
                <w:rFonts w:ascii="Arial" w:hAnsi="Arial" w:cs="Arial"/>
              </w:rPr>
            </w:pPr>
            <w:r w:rsidRPr="00E41A26">
              <w:rPr>
                <w:rFonts w:ascii="Arial" w:hAnsi="Arial" w:cs="Arial"/>
              </w:rPr>
              <w:t>This property contains the end of a period or interval</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Default="00E41A26">
            <w:pPr>
              <w:pStyle w:val="Tableentry"/>
              <w:jc w:val="left"/>
              <w:rPr>
                <w:rFonts w:ascii="Arial" w:hAnsi="Arial" w:cs="Arial"/>
              </w:rPr>
            </w:pPr>
            <w:r w:rsidRPr="00E41A26">
              <w:rPr>
                <w:rFonts w:ascii="Arial" w:hAnsi="Arial" w:cs="Arial"/>
              </w:rPr>
              <w:t>0..1</w:t>
            </w:r>
          </w:p>
        </w:tc>
      </w:tr>
    </w:tbl>
    <w:p w:rsidR="00DB0F71" w:rsidRDefault="00DB0F71" w:rsidP="009B1F25">
      <w:pPr>
        <w:rPr>
          <w:rFonts w:ascii="Arial" w:hAnsi="Arial"/>
          <w:b/>
          <w:bCs/>
          <w:color w:val="777777"/>
          <w:lang w:val="en-GB" w:eastAsia="fr-FR"/>
        </w:rPr>
      </w:pPr>
    </w:p>
    <w:p w:rsidR="00992F83" w:rsidRDefault="00992F83">
      <w:pPr>
        <w:rPr>
          <w:rFonts w:ascii="Arial" w:hAnsi="Arial"/>
          <w:b/>
          <w:bCs/>
          <w:color w:val="1F497D"/>
          <w:sz w:val="28"/>
          <w:szCs w:val="28"/>
          <w:lang w:val="en-GB" w:eastAsia="fr-FR"/>
        </w:rPr>
      </w:pPr>
    </w:p>
    <w:p w:rsidR="007358D1" w:rsidRDefault="007358D1">
      <w:pPr>
        <w:rPr>
          <w:rFonts w:ascii="Arial" w:hAnsi="Arial"/>
          <w:b/>
          <w:bCs/>
          <w:color w:val="1F497D"/>
          <w:sz w:val="28"/>
          <w:szCs w:val="28"/>
          <w:lang w:val="en-GB" w:eastAsia="fr-FR"/>
        </w:rPr>
      </w:pPr>
      <w:r>
        <w:rPr>
          <w:color w:val="1F497D"/>
        </w:rPr>
        <w:br w:type="page"/>
      </w:r>
    </w:p>
    <w:p w:rsidR="007531BD" w:rsidRPr="007531BD" w:rsidRDefault="007531BD" w:rsidP="007531BD">
      <w:pPr>
        <w:pStyle w:val="berschrift1"/>
        <w:tabs>
          <w:tab w:val="left" w:pos="1080"/>
        </w:tabs>
        <w:ind w:left="2410"/>
        <w:rPr>
          <w:color w:val="1F497D"/>
        </w:rPr>
      </w:pPr>
      <w:bookmarkStart w:id="1105" w:name="_Toc37349954"/>
      <w:r w:rsidRPr="007531BD">
        <w:rPr>
          <w:color w:val="1F497D"/>
        </w:rPr>
        <w:lastRenderedPageBreak/>
        <w:t>C</w:t>
      </w:r>
      <w:r>
        <w:rPr>
          <w:color w:val="1F497D"/>
        </w:rPr>
        <w:t>ontrolled Vocabularies</w:t>
      </w:r>
      <w:bookmarkEnd w:id="1105"/>
    </w:p>
    <w:p w:rsidR="007531BD" w:rsidRDefault="007531BD" w:rsidP="007531BD">
      <w:pPr>
        <w:pStyle w:val="berschrift2"/>
        <w:tabs>
          <w:tab w:val="clear" w:pos="576"/>
        </w:tabs>
        <w:ind w:left="2552" w:hanging="567"/>
        <w:jc w:val="left"/>
      </w:pPr>
      <w:bookmarkStart w:id="1106" w:name="_Toc37349955"/>
      <w:r>
        <w:t>Requirements for controlled vocabularies</w:t>
      </w:r>
      <w:bookmarkEnd w:id="1106"/>
    </w:p>
    <w:p w:rsidR="007531BD" w:rsidRDefault="007531BD" w:rsidP="007531BD">
      <w:pPr>
        <w:pStyle w:val="Paragraphe"/>
        <w:ind w:left="1985"/>
      </w:pPr>
      <w:r>
        <w:t>The following is a list of requirements that were identified for the controlled vocabularies to be recommended in this Application Profile.</w:t>
      </w:r>
    </w:p>
    <w:p w:rsidR="007531BD" w:rsidRDefault="007531BD" w:rsidP="007531BD">
      <w:pPr>
        <w:pStyle w:val="Paragraphe"/>
        <w:ind w:left="1985"/>
      </w:pPr>
      <w:r>
        <w:t>Controlled vocabularies SHOULD:</w:t>
      </w:r>
    </w:p>
    <w:p w:rsidR="007531BD" w:rsidRDefault="007531BD" w:rsidP="007531BD">
      <w:pPr>
        <w:pStyle w:val="Paragraphe"/>
        <w:numPr>
          <w:ilvl w:val="0"/>
          <w:numId w:val="16"/>
        </w:numPr>
      </w:pPr>
      <w:r>
        <w:t>Be published under an open licence.</w:t>
      </w:r>
    </w:p>
    <w:p w:rsidR="007531BD" w:rsidRDefault="007531BD" w:rsidP="007531BD">
      <w:pPr>
        <w:pStyle w:val="Paragraphe"/>
        <w:numPr>
          <w:ilvl w:val="0"/>
          <w:numId w:val="16"/>
        </w:numPr>
      </w:pPr>
      <w:r>
        <w:t>Be operated and/or maintained by an institution of the European Union, by a recognised standards organisation or another trusted organisation.</w:t>
      </w:r>
    </w:p>
    <w:p w:rsidR="007531BD" w:rsidRDefault="007531BD" w:rsidP="007531BD">
      <w:pPr>
        <w:pStyle w:val="Paragraphe"/>
        <w:numPr>
          <w:ilvl w:val="0"/>
          <w:numId w:val="16"/>
        </w:numPr>
      </w:pPr>
      <w:r>
        <w:t>Be properly documented.</w:t>
      </w:r>
    </w:p>
    <w:p w:rsidR="007531BD" w:rsidRDefault="007531BD" w:rsidP="007531BD">
      <w:pPr>
        <w:pStyle w:val="Paragraphe"/>
        <w:numPr>
          <w:ilvl w:val="0"/>
          <w:numId w:val="16"/>
        </w:numPr>
      </w:pPr>
      <w:r>
        <w:t>Have labels in multiple languages, ideally in all official languages of the European Union.</w:t>
      </w:r>
    </w:p>
    <w:p w:rsidR="007531BD" w:rsidRDefault="007531BD" w:rsidP="007531BD">
      <w:pPr>
        <w:pStyle w:val="Paragraphe"/>
        <w:numPr>
          <w:ilvl w:val="0"/>
          <w:numId w:val="16"/>
        </w:numPr>
      </w:pPr>
      <w:r>
        <w:t>Contain a relatively small number of terms (e.g. 10-25) that are general enough to enable a wide range of resources to be classified.</w:t>
      </w:r>
    </w:p>
    <w:p w:rsidR="007531BD" w:rsidRDefault="007531BD" w:rsidP="007531BD">
      <w:pPr>
        <w:pStyle w:val="Paragraphe"/>
        <w:numPr>
          <w:ilvl w:val="0"/>
          <w:numId w:val="16"/>
        </w:numPr>
      </w:pPr>
      <w:r>
        <w:t>Have terms that are identified by URIs with each URI resolving to documentation about the term.</w:t>
      </w:r>
    </w:p>
    <w:p w:rsidR="007531BD" w:rsidRDefault="007531BD" w:rsidP="007531BD">
      <w:pPr>
        <w:pStyle w:val="Paragraphe"/>
        <w:numPr>
          <w:ilvl w:val="0"/>
          <w:numId w:val="16"/>
        </w:numPr>
      </w:pPr>
      <w:r>
        <w:t>Have associated persistence and versioning policies.</w:t>
      </w:r>
    </w:p>
    <w:p w:rsidR="007531BD" w:rsidRDefault="007531BD" w:rsidP="007531BD">
      <w:pPr>
        <w:pStyle w:val="Paragraphe"/>
        <w:ind w:left="1985"/>
      </w:pPr>
      <w:r>
        <w:t>These criteria do not intend to define a set of requirements for controlled vocabularies in general; they are only intended to be used for the selection of the controlled vocabularies that are proposed for this Application Profile.</w:t>
      </w:r>
    </w:p>
    <w:p w:rsidR="007868BF" w:rsidRDefault="007868BF" w:rsidP="007531BD">
      <w:pPr>
        <w:pStyle w:val="Paragraphe"/>
        <w:ind w:left="1985"/>
      </w:pPr>
      <w:ins w:id="1107" w:author="lubrich" w:date="2020-04-09T18:47:00Z">
        <w:r>
          <w:t>A major advantage of</w:t>
        </w:r>
      </w:ins>
      <w:ins w:id="1108" w:author="lubrich" w:date="2020-04-09T18:46:00Z">
        <w:r w:rsidRPr="007868BF">
          <w:t xml:space="preserve"> </w:t>
        </w:r>
        <w:r>
          <w:t xml:space="preserve">controlled </w:t>
        </w:r>
        <w:proofErr w:type="spellStart"/>
        <w:r>
          <w:t>vocabualries</w:t>
        </w:r>
        <w:proofErr w:type="spellEnd"/>
        <w:r w:rsidRPr="007868BF">
          <w:t xml:space="preserve"> </w:t>
        </w:r>
      </w:ins>
      <w:ins w:id="1109" w:author="lubrich" w:date="2020-04-09T18:47:00Z">
        <w:r>
          <w:t xml:space="preserve">is that they </w:t>
        </w:r>
      </w:ins>
      <w:ins w:id="1110" w:author="lubrich" w:date="2020-04-09T18:46:00Z">
        <w:r w:rsidRPr="007868BF">
          <w:t xml:space="preserve">can be maintained and updated independently of the </w:t>
        </w:r>
      </w:ins>
      <w:ins w:id="1111" w:author="lubrich" w:date="2020-04-09T18:47:00Z">
        <w:r>
          <w:t xml:space="preserve">DCAT-AP.NAP </w:t>
        </w:r>
      </w:ins>
      <w:ins w:id="1112" w:author="lubrich" w:date="2020-04-09T18:46:00Z">
        <w:r w:rsidRPr="007868BF">
          <w:t xml:space="preserve">specification. This may be a benefit, if some of the vocabularies need to be adopted due to the technological progress. E.g., </w:t>
        </w:r>
        <w:r>
          <w:t xml:space="preserve">data formats </w:t>
        </w:r>
        <w:r w:rsidRPr="007868BF">
          <w:t>could be added under the property “</w:t>
        </w:r>
        <w:r>
          <w:t>format</w:t>
        </w:r>
        <w:r w:rsidRPr="007868BF">
          <w:t>”</w:t>
        </w:r>
        <w:r>
          <w:t xml:space="preserve"> of the class “Distribution</w:t>
        </w:r>
      </w:ins>
      <w:ins w:id="1113" w:author="lubrich" w:date="2020-04-09T18:47:00Z">
        <w:r>
          <w:t>”</w:t>
        </w:r>
      </w:ins>
      <w:ins w:id="1114" w:author="lubrich" w:date="2020-04-09T18:46:00Z">
        <w:r w:rsidRPr="007868BF">
          <w:t>, when needed.</w:t>
        </w:r>
      </w:ins>
    </w:p>
    <w:p w:rsidR="007531BD" w:rsidRDefault="007531BD" w:rsidP="007531BD">
      <w:pPr>
        <w:pStyle w:val="Paragraphe"/>
        <w:ind w:left="1985"/>
      </w:pPr>
    </w:p>
    <w:p w:rsidR="007531BD" w:rsidRDefault="007531BD" w:rsidP="007531BD">
      <w:pPr>
        <w:pStyle w:val="berschrift2"/>
        <w:tabs>
          <w:tab w:val="clear" w:pos="576"/>
        </w:tabs>
        <w:ind w:left="2552" w:hanging="567"/>
        <w:jc w:val="left"/>
      </w:pPr>
      <w:bookmarkStart w:id="1115" w:name="_Toc37349956"/>
      <w:commentRangeStart w:id="1116"/>
      <w:r>
        <w:t xml:space="preserve">Controlled vocabularies </w:t>
      </w:r>
      <w:commentRangeEnd w:id="1116"/>
      <w:r w:rsidR="00B81D77">
        <w:rPr>
          <w:rStyle w:val="Kommentarzeichen"/>
          <w:b w:val="0"/>
          <w:bCs w:val="0"/>
          <w:color w:val="auto"/>
        </w:rPr>
        <w:commentReference w:id="1116"/>
      </w:r>
      <w:r>
        <w:t>to be used</w:t>
      </w:r>
      <w:bookmarkEnd w:id="1115"/>
    </w:p>
    <w:p w:rsidR="00B81D77" w:rsidRDefault="007531BD" w:rsidP="007531BD">
      <w:pPr>
        <w:pStyle w:val="Paragraphe"/>
        <w:ind w:left="1985"/>
      </w:pPr>
      <w:r>
        <w:t>In the table below, a number of properties are listed with controlled vocabularies that MUST be used for the listed properties. The declaration of the following controlled vocabularies as mandatory ensures a minimum level of interoperability.</w:t>
      </w:r>
    </w:p>
    <w:p w:rsidR="00B81D77" w:rsidRDefault="00B81D77">
      <w:pPr>
        <w:rPr>
          <w:rFonts w:ascii="Arial" w:hAnsi="Arial"/>
          <w:sz w:val="20"/>
          <w:szCs w:val="20"/>
          <w:lang w:val="en-GB" w:eastAsia="fr-FR"/>
        </w:rPr>
      </w:pPr>
      <w:r>
        <w:br w:type="page"/>
      </w:r>
    </w:p>
    <w:p w:rsidR="007531BD" w:rsidRDefault="007531BD" w:rsidP="007531BD">
      <w:pPr>
        <w:pStyle w:val="Paragraphe"/>
        <w:ind w:left="1985"/>
      </w:pPr>
    </w:p>
    <w:tbl>
      <w:tblPr>
        <w:tblW w:w="9072" w:type="dxa"/>
        <w:tblInd w:w="1106" w:type="dxa"/>
        <w:tblLayout w:type="fixed"/>
        <w:tblCellMar>
          <w:top w:w="28" w:type="dxa"/>
          <w:left w:w="28" w:type="dxa"/>
          <w:right w:w="28" w:type="dxa"/>
        </w:tblCellMar>
        <w:tblLook w:val="04A0"/>
      </w:tblPr>
      <w:tblGrid>
        <w:gridCol w:w="1559"/>
        <w:gridCol w:w="1418"/>
        <w:gridCol w:w="1701"/>
        <w:gridCol w:w="2551"/>
        <w:gridCol w:w="1843"/>
      </w:tblGrid>
      <w:tr w:rsidR="00B81D77" w:rsidRPr="00E41A26" w:rsidTr="00B81D77">
        <w:trPr>
          <w:cantSplit/>
          <w:trHeight w:hRule="exact" w:val="546"/>
          <w:tblHeader/>
        </w:trPr>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B81D77" w:rsidRDefault="00B81D77" w:rsidP="00B90853">
            <w:pPr>
              <w:pStyle w:val="Paragraphe"/>
              <w:spacing w:after="0" w:line="240" w:lineRule="auto"/>
              <w:ind w:left="0"/>
              <w:jc w:val="left"/>
              <w:rPr>
                <w:rFonts w:cs="Arial"/>
                <w:sz w:val="16"/>
                <w:szCs w:val="16"/>
              </w:rPr>
            </w:pPr>
            <w:r w:rsidRPr="00E41A26">
              <w:rPr>
                <w:rFonts w:cs="Arial"/>
                <w:b/>
                <w:bCs/>
                <w:sz w:val="16"/>
                <w:szCs w:val="16"/>
              </w:rPr>
              <w:t>Property Name</w:t>
            </w:r>
            <w:r w:rsidRPr="00E41A26">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B81D77" w:rsidRDefault="00B81D77" w:rsidP="00B90853">
            <w:pPr>
              <w:pStyle w:val="Paragraphe"/>
              <w:spacing w:after="0" w:line="240" w:lineRule="auto"/>
              <w:ind w:left="0"/>
              <w:jc w:val="left"/>
              <w:rPr>
                <w:rFonts w:cs="Arial"/>
                <w:sz w:val="16"/>
                <w:szCs w:val="16"/>
              </w:rPr>
            </w:pPr>
            <w:r>
              <w:rPr>
                <w:rFonts w:cs="Arial"/>
                <w:b/>
                <w:bCs/>
                <w:sz w:val="16"/>
                <w:szCs w:val="16"/>
              </w:rPr>
              <w:t>Used for Class</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B81D77" w:rsidRDefault="00B81D77" w:rsidP="00B90853">
            <w:pPr>
              <w:pStyle w:val="Paragraphe"/>
              <w:spacing w:after="0" w:line="240" w:lineRule="auto"/>
              <w:ind w:left="0"/>
              <w:jc w:val="left"/>
              <w:rPr>
                <w:rFonts w:cs="Arial"/>
                <w:b/>
                <w:bCs/>
                <w:sz w:val="16"/>
                <w:szCs w:val="16"/>
              </w:rPr>
            </w:pPr>
            <w:r>
              <w:rPr>
                <w:rFonts w:cs="Arial"/>
                <w:b/>
                <w:bCs/>
                <w:sz w:val="16"/>
                <w:szCs w:val="16"/>
              </w:rPr>
              <w:t>Vocabulary Name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B81D77" w:rsidRDefault="00B81D77" w:rsidP="00B81D77">
            <w:pPr>
              <w:pStyle w:val="Paragraphe"/>
              <w:spacing w:after="0" w:line="240" w:lineRule="auto"/>
              <w:ind w:left="0"/>
              <w:jc w:val="left"/>
              <w:rPr>
                <w:rFonts w:cs="Arial"/>
                <w:sz w:val="16"/>
                <w:szCs w:val="16"/>
              </w:rPr>
            </w:pPr>
            <w:r>
              <w:rPr>
                <w:rFonts w:cs="Arial"/>
                <w:b/>
                <w:bCs/>
                <w:sz w:val="16"/>
                <w:szCs w:val="16"/>
              </w:rPr>
              <w:t>Vocabulary URI</w:t>
            </w:r>
          </w:p>
        </w:tc>
        <w:tc>
          <w:tcPr>
            <w:tcW w:w="1843"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B81D77" w:rsidRDefault="00B81D77" w:rsidP="00B81D77">
            <w:pPr>
              <w:pStyle w:val="Paragraphe"/>
              <w:spacing w:after="0" w:line="240" w:lineRule="auto"/>
              <w:ind w:left="67"/>
              <w:jc w:val="left"/>
              <w:rPr>
                <w:rFonts w:cs="Arial"/>
                <w:b/>
                <w:bCs/>
                <w:sz w:val="16"/>
                <w:szCs w:val="16"/>
              </w:rPr>
            </w:pPr>
            <w:r>
              <w:rPr>
                <w:rFonts w:cs="Arial"/>
                <w:b/>
                <w:bCs/>
                <w:sz w:val="16"/>
                <w:szCs w:val="16"/>
              </w:rPr>
              <w:t>Usage Note</w:t>
            </w:r>
          </w:p>
        </w:tc>
      </w:tr>
      <w:tr w:rsidR="00B81D77" w:rsidRPr="00E41A26" w:rsidTr="00994933">
        <w:trPr>
          <w:cantSplit/>
          <w:trHeight w:hRule="exact" w:val="678"/>
          <w:tblHeader/>
        </w:trPr>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media</w:t>
            </w:r>
            <w:r>
              <w:t xml:space="preserve"> t</w:t>
            </w:r>
            <w:r w:rsidRPr="00077CCC">
              <w:t>ype</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Distribution</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vAlign w:val="center"/>
          </w:tcPr>
          <w:p w:rsidR="00B81D77" w:rsidRPr="00077CCC" w:rsidRDefault="00B81D77" w:rsidP="0080494E">
            <w:pPr>
              <w:pStyle w:val="Tableentry"/>
            </w:pPr>
            <w:r w:rsidRPr="00077CCC">
              <w:t>IANA Media Types</w:t>
            </w:r>
            <w:r w:rsidRPr="00077CCC">
              <w:rPr>
                <w:rStyle w:val="Funotenzeichen"/>
              </w:rPr>
              <w:footnoteReference w:id="14"/>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3D1367" w:rsidP="0080494E">
            <w:pPr>
              <w:pStyle w:val="Tableentry"/>
            </w:pPr>
            <w:hyperlink r:id="rId45" w:history="1">
              <w:r w:rsidR="00B81D77" w:rsidRPr="00077CCC">
                <w:rPr>
                  <w:rStyle w:val="Hyperlink"/>
                </w:rPr>
                <w:t>http://www.iana.org/assignments/media-types/media-types.xhtml</w:t>
              </w:r>
            </w:hyperlink>
          </w:p>
        </w:tc>
        <w:tc>
          <w:tcPr>
            <w:tcW w:w="1843" w:type="dxa"/>
            <w:tcBorders>
              <w:top w:val="single" w:sz="8" w:space="0" w:color="auto"/>
              <w:left w:val="single" w:sz="8" w:space="0" w:color="000000"/>
              <w:bottom w:val="single" w:sz="2" w:space="0" w:color="7F7F7F"/>
              <w:right w:val="single" w:sz="8" w:space="0" w:color="000000"/>
            </w:tcBorders>
            <w:shd w:val="clear" w:color="auto" w:fill="FFFFFF" w:themeFill="background1"/>
            <w:vAlign w:val="center"/>
          </w:tcPr>
          <w:p w:rsidR="00B81D77" w:rsidRPr="00077CCC" w:rsidRDefault="00B81D77" w:rsidP="0080494E">
            <w:pPr>
              <w:pStyle w:val="Tableentry"/>
            </w:pPr>
          </w:p>
        </w:tc>
      </w:tr>
      <w:tr w:rsidR="00B81D77" w:rsidRPr="00E41A26" w:rsidTr="00994933">
        <w:trPr>
          <w:cantSplit/>
          <w:trHeight w:hRule="exact" w:val="645"/>
          <w:tblHeader/>
        </w:trPr>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E01651">
              <w:rPr>
                <w:rFonts w:ascii="Arial" w:hAnsi="Arial" w:cs="Arial"/>
              </w:rPr>
              <w:t>theme/ category</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Dataset</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vAlign w:val="center"/>
          </w:tcPr>
          <w:p w:rsidR="00B81D77" w:rsidRPr="005A1FDB" w:rsidRDefault="00B81D77" w:rsidP="0080494E">
            <w:pPr>
              <w:pStyle w:val="Tableentry"/>
              <w:rPr>
                <w:highlight w:val="yellow"/>
              </w:rPr>
            </w:pPr>
            <w:r w:rsidRPr="00585FF1">
              <w:t>Dataset Theme Vocabulary</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80494E">
            <w:pPr>
              <w:pStyle w:val="Tableentry"/>
              <w:rPr>
                <w:rStyle w:val="Hyperlink"/>
              </w:rPr>
            </w:pPr>
            <w:r w:rsidRPr="005A1FDB">
              <w:rPr>
                <w:rStyle w:val="Hyperlink"/>
              </w:rPr>
              <w:t>http://publica</w:t>
            </w:r>
            <w:r>
              <w:rPr>
                <w:rStyle w:val="Hyperlink"/>
              </w:rPr>
              <w:t>tions.europa.eu/resource/authority</w:t>
            </w:r>
            <w:r w:rsidRPr="005A1FDB">
              <w:rPr>
                <w:rStyle w:val="Hyperlink"/>
              </w:rPr>
              <w:t>/data-theme</w:t>
            </w:r>
          </w:p>
          <w:p w:rsidR="00B81D77" w:rsidRPr="00077CCC" w:rsidRDefault="00B81D77" w:rsidP="0080494E">
            <w:pPr>
              <w:pStyle w:val="Tableentry"/>
            </w:pPr>
          </w:p>
        </w:tc>
        <w:tc>
          <w:tcPr>
            <w:tcW w:w="1843" w:type="dxa"/>
            <w:tcBorders>
              <w:top w:val="single" w:sz="8" w:space="0" w:color="auto"/>
              <w:left w:val="single" w:sz="8" w:space="0" w:color="000000"/>
              <w:bottom w:val="single" w:sz="2" w:space="0" w:color="7F7F7F"/>
              <w:right w:val="single" w:sz="8" w:space="0" w:color="000000"/>
            </w:tcBorders>
            <w:shd w:val="clear" w:color="auto" w:fill="FFFFFF" w:themeFill="background1"/>
            <w:vAlign w:val="center"/>
          </w:tcPr>
          <w:p w:rsidR="00B81D77" w:rsidRPr="00077CCC" w:rsidRDefault="00B81D77" w:rsidP="0080494E">
            <w:pPr>
              <w:pStyle w:val="Tableentry"/>
            </w:pPr>
            <w:r w:rsidRPr="00077CCC">
              <w:t>The values to be used for this property are the URIs of the concepts in the vocabulary.</w:t>
            </w:r>
          </w:p>
        </w:tc>
      </w:tr>
      <w:tr w:rsidR="00B81D77" w:rsidRPr="00E41A26" w:rsidTr="00994933">
        <w:trPr>
          <w:cantSplit/>
          <w:trHeight w:hRule="exact" w:val="638"/>
          <w:tblHeader/>
        </w:trPr>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Pr>
                <w:noProof/>
              </w:rPr>
              <w:t>themes</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Catalogue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vAlign w:val="center"/>
          </w:tcPr>
          <w:p w:rsidR="00B81D77" w:rsidRPr="005A1FDB" w:rsidRDefault="00B81D77" w:rsidP="0080494E">
            <w:pPr>
              <w:pStyle w:val="Tableentry"/>
              <w:rPr>
                <w:highlight w:val="yellow"/>
              </w:rPr>
            </w:pPr>
            <w:r w:rsidRPr="00585FF1">
              <w:t xml:space="preserve">Dataset Theme Vocabulary </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3E5BCA">
              <w:rPr>
                <w:rStyle w:val="Hyperlink"/>
              </w:rPr>
              <w:t>http://publications.europa.eu/resource/dataset/data-theme</w:t>
            </w:r>
          </w:p>
        </w:tc>
        <w:tc>
          <w:tcPr>
            <w:tcW w:w="1843" w:type="dxa"/>
            <w:tcBorders>
              <w:top w:val="single" w:sz="2" w:space="0" w:color="7F7F7F"/>
              <w:left w:val="single" w:sz="8" w:space="0" w:color="000000"/>
              <w:bottom w:val="single" w:sz="2" w:space="0" w:color="7F7F7F"/>
              <w:right w:val="single" w:sz="8" w:space="0" w:color="000000"/>
            </w:tcBorders>
            <w:shd w:val="clear" w:color="auto" w:fill="FFFFFF" w:themeFill="background1"/>
            <w:vAlign w:val="center"/>
          </w:tcPr>
          <w:p w:rsidR="00B81D77" w:rsidRPr="00077CCC" w:rsidRDefault="00B81D77" w:rsidP="0080494E">
            <w:pPr>
              <w:pStyle w:val="Tableentry"/>
            </w:pPr>
            <w:r w:rsidRPr="00077CCC">
              <w:t>The value to be used for this property is the URI of the vocabulary itself, i.e. the concept scheme, not the URIs of the concepts in the vocabulary.</w:t>
            </w:r>
          </w:p>
        </w:tc>
      </w:tr>
      <w:tr w:rsidR="00B81D77" w:rsidRPr="00E41A26" w:rsidTr="00994933">
        <w:trPr>
          <w:cantSplit/>
          <w:trHeight w:hRule="exact" w:val="803"/>
          <w:tblHeader/>
        </w:trPr>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Pr>
                <w:noProof/>
              </w:rPr>
              <w:t>frequency</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Dataset</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vAlign w:val="center"/>
          </w:tcPr>
          <w:p w:rsidR="00B81D77" w:rsidRPr="005A1FDB" w:rsidRDefault="00B81D77" w:rsidP="0080494E">
            <w:pPr>
              <w:pStyle w:val="Tableentry"/>
              <w:rPr>
                <w:highlight w:val="yellow"/>
              </w:rPr>
            </w:pPr>
            <w:r w:rsidRPr="00585FF1">
              <w:t>EU Vocabularies  Frequency Named Authority List</w:t>
            </w:r>
            <w:r w:rsidRPr="00585FF1">
              <w:rPr>
                <w:rStyle w:val="Funotenzeichen"/>
              </w:rPr>
              <w:footnoteReference w:id="15"/>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3D1367" w:rsidP="0080494E">
            <w:pPr>
              <w:pStyle w:val="Tableentry"/>
            </w:pPr>
            <w:hyperlink r:id="rId46" w:history="1">
              <w:r w:rsidR="00B81D77">
                <w:rPr>
                  <w:rStyle w:val="Hyperlink"/>
                </w:rPr>
                <w:t>http://publications.europa.eu/resource/authority/frequency</w:t>
              </w:r>
            </w:hyperlink>
          </w:p>
        </w:tc>
        <w:tc>
          <w:tcPr>
            <w:tcW w:w="1843" w:type="dxa"/>
            <w:tcBorders>
              <w:top w:val="single" w:sz="2" w:space="0" w:color="7F7F7F"/>
              <w:left w:val="single" w:sz="8" w:space="0" w:color="000000"/>
              <w:bottom w:val="single" w:sz="2" w:space="0" w:color="7F7F7F"/>
              <w:right w:val="single" w:sz="8" w:space="0" w:color="000000"/>
            </w:tcBorders>
            <w:shd w:val="clear" w:color="auto" w:fill="FFFFFF" w:themeFill="background1"/>
            <w:vAlign w:val="center"/>
          </w:tcPr>
          <w:p w:rsidR="00B81D77" w:rsidRPr="00077CCC" w:rsidRDefault="00B81D77" w:rsidP="0080494E">
            <w:pPr>
              <w:pStyle w:val="Tableentry"/>
            </w:pPr>
          </w:p>
        </w:tc>
      </w:tr>
      <w:tr w:rsidR="00B81D77" w:rsidRPr="00E41A26" w:rsidTr="0004733C">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5A1FDB" w:rsidRDefault="00B81D77" w:rsidP="0080494E">
            <w:pPr>
              <w:pStyle w:val="Tableentry"/>
              <w:rPr>
                <w:highlight w:val="yellow"/>
              </w:rPr>
            </w:pPr>
            <w:r w:rsidRPr="00585FF1">
              <w:t>EU Vocabularies File Type Named Authority List</w:t>
            </w:r>
            <w:r w:rsidRPr="00585FF1">
              <w:rPr>
                <w:rStyle w:val="Funotenzeichen"/>
              </w:rPr>
              <w:footnoteReference w:id="16"/>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3D1367" w:rsidP="0080494E">
            <w:pPr>
              <w:pStyle w:val="Tableentry"/>
            </w:pPr>
            <w:hyperlink r:id="rId47" w:history="1">
              <w:r w:rsidR="00B81D77">
                <w:rPr>
                  <w:rStyle w:val="Hyperlink"/>
                </w:rPr>
                <w:t>http://publications.europa.eu/resource/authority/file-type</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077CCC" w:rsidRDefault="00B81D77" w:rsidP="0080494E">
            <w:pPr>
              <w:pStyle w:val="Tableentry"/>
            </w:pPr>
          </w:p>
        </w:tc>
      </w:tr>
      <w:tr w:rsidR="00B81D77" w:rsidRPr="00E41A26" w:rsidTr="0004733C">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B0093A" w:rsidRDefault="00B81D77" w:rsidP="0080494E">
            <w:pPr>
              <w:pStyle w:val="Tableentry"/>
            </w:pPr>
            <w:r w:rsidRPr="00B0093A">
              <w:rPr>
                <w:noProof/>
              </w:rPr>
              <w:t>language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B0093A" w:rsidRDefault="00B81D77" w:rsidP="0080494E">
            <w:pPr>
              <w:pStyle w:val="Tableentry"/>
            </w:pPr>
            <w:r w:rsidRPr="00B0093A">
              <w:t>Catalogue, 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B0093A" w:rsidRDefault="00B81D77" w:rsidP="0080494E">
            <w:pPr>
              <w:pStyle w:val="Tableentry"/>
              <w:rPr>
                <w:highlight w:val="yellow"/>
              </w:rPr>
            </w:pPr>
            <w:r w:rsidRPr="00B0093A">
              <w:t>EU Vocabularies Languages Named Authority List</w:t>
            </w:r>
            <w:r w:rsidRPr="00B0093A">
              <w:rPr>
                <w:rStyle w:val="Funotenzeichen"/>
              </w:rPr>
              <w:footnoteReference w:id="17"/>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B0093A" w:rsidRDefault="003D1367" w:rsidP="0080494E">
            <w:pPr>
              <w:pStyle w:val="Tableentry"/>
            </w:pPr>
            <w:hyperlink r:id="rId48" w:history="1">
              <w:r w:rsidR="00B81D77" w:rsidRPr="00B0093A">
                <w:rPr>
                  <w:rStyle w:val="Hyperlink"/>
                </w:rPr>
                <w:t>http://publications.europa.eu/resource/authority/language</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B0093A" w:rsidRDefault="00B81D77" w:rsidP="0080494E">
            <w:pPr>
              <w:pStyle w:val="Tableentry"/>
            </w:pPr>
          </w:p>
        </w:tc>
      </w:tr>
      <w:tr w:rsidR="00B81D77" w:rsidRPr="00E41A26" w:rsidTr="0004733C">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commentRangeStart w:id="1117"/>
            <w:r w:rsidRPr="00077CCC">
              <w:rPr>
                <w:noProof/>
              </w:rPr>
              <w:t>publisher</w:t>
            </w:r>
            <w:commentRangeEnd w:id="1117"/>
            <w:r>
              <w:rPr>
                <w:rStyle w:val="Kommentarzeichen"/>
                <w:lang w:val="fr-FR"/>
              </w:rPr>
              <w:commentReference w:id="1117"/>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Catalogue, 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585FF1" w:rsidRDefault="00B81D77" w:rsidP="0080494E">
            <w:pPr>
              <w:pStyle w:val="Tableentry"/>
            </w:pPr>
            <w:r w:rsidRPr="00585FF1">
              <w:t>EU Vocabularies Corporate bodies Named Authority List</w:t>
            </w:r>
            <w:r w:rsidRPr="00585FF1">
              <w:rPr>
                <w:rStyle w:val="Funotenzeichen"/>
              </w:rPr>
              <w:footnoteReference w:id="18"/>
            </w:r>
          </w:p>
          <w:p w:rsidR="00B81D77" w:rsidRPr="005A1FDB" w:rsidRDefault="00B81D77" w:rsidP="0080494E">
            <w:pPr>
              <w:pStyle w:val="Tableentry"/>
              <w:rPr>
                <w:highlight w:val="yellow"/>
              </w:rPr>
            </w:pP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3D1367" w:rsidP="0080494E">
            <w:pPr>
              <w:pStyle w:val="Tableentry"/>
            </w:pPr>
            <w:hyperlink r:id="rId49" w:history="1">
              <w:r w:rsidR="00B81D77">
                <w:rPr>
                  <w:rStyle w:val="Hyperlink"/>
                </w:rPr>
                <w:t>http://publications.europa.eu/resource/authority/corporate-body</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077CCC" w:rsidRDefault="00B81D77" w:rsidP="0080494E">
            <w:pPr>
              <w:pStyle w:val="Tableentry"/>
            </w:pPr>
            <w:r w:rsidRPr="00077CCC">
              <w:t>The Corporate bodies NAL must be used for European institutions and a small set of international organisations. In case of other types of organisations, national, regional or local vocabularies should be used.</w:t>
            </w:r>
          </w:p>
        </w:tc>
      </w:tr>
      <w:tr w:rsidR="00B81D77" w:rsidRPr="00E41A26" w:rsidTr="0004733C">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B67E8B">
              <w:rPr>
                <w:noProof/>
              </w:rPr>
              <w:t>spatial/ geographical coverage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Catalogue, 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5A1FDB" w:rsidRDefault="00B81D77" w:rsidP="0080494E">
            <w:pPr>
              <w:pStyle w:val="Tableentry"/>
              <w:rPr>
                <w:highlight w:val="yellow"/>
              </w:rPr>
            </w:pPr>
            <w:r w:rsidRPr="00585FF1">
              <w:t>EU Vocabularies Continents Named Authority List</w:t>
            </w:r>
            <w:r w:rsidRPr="00585FF1">
              <w:rPr>
                <w:rStyle w:val="Funotenzeichen"/>
              </w:rPr>
              <w:footnoteReference w:id="19"/>
            </w:r>
            <w:r w:rsidRPr="00585FF1">
              <w:t>, EU Vocabularies Countries Named Authority List</w:t>
            </w:r>
            <w:r w:rsidRPr="00585FF1">
              <w:rPr>
                <w:rStyle w:val="Funotenzeichen"/>
              </w:rPr>
              <w:footnoteReference w:id="20"/>
            </w:r>
            <w:r w:rsidRPr="00585FF1">
              <w:t>, EU Vocabularies Places Named Authority List</w:t>
            </w:r>
            <w:r w:rsidRPr="00585FF1">
              <w:rPr>
                <w:rStyle w:val="Funotenzeichen"/>
              </w:rPr>
              <w:footnoteReference w:id="21"/>
            </w:r>
            <w:r w:rsidRPr="00585FF1">
              <w:t xml:space="preserve">, </w:t>
            </w:r>
            <w:proofErr w:type="spellStart"/>
            <w:r w:rsidRPr="00585FF1">
              <w:t>Geonames</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3D1367" w:rsidP="0080494E">
            <w:pPr>
              <w:pStyle w:val="Tableentry"/>
            </w:pPr>
            <w:hyperlink r:id="rId50" w:history="1">
              <w:r w:rsidR="00B81D77" w:rsidRPr="00364CB1">
                <w:rPr>
                  <w:rStyle w:val="Hyperlink"/>
                </w:rPr>
                <w:t>http://publications.europa.eu/resource/authority/continent/</w:t>
              </w:r>
            </w:hyperlink>
            <w:r w:rsidR="00B81D77" w:rsidRPr="00077CCC">
              <w:t xml:space="preserve">, </w:t>
            </w:r>
            <w:hyperlink r:id="rId51" w:history="1">
              <w:r w:rsidR="00B81D77">
                <w:rPr>
                  <w:rStyle w:val="Hyperlink"/>
                </w:rPr>
                <w:t>http://publications.europa.eu/resource/authority/country</w:t>
              </w:r>
            </w:hyperlink>
            <w:r w:rsidR="00B81D77" w:rsidRPr="00077CCC">
              <w:t xml:space="preserve">, </w:t>
            </w:r>
            <w:hyperlink r:id="rId52" w:history="1">
              <w:r w:rsidR="00B81D77" w:rsidRPr="00364CB1">
                <w:rPr>
                  <w:rStyle w:val="Hyperlink"/>
                </w:rPr>
                <w:t>http://publications.europa.eu/resource/authority/place/</w:t>
              </w:r>
            </w:hyperlink>
            <w:r w:rsidR="00B81D77" w:rsidRPr="00077CCC">
              <w:t xml:space="preserve">, </w:t>
            </w:r>
          </w:p>
          <w:p w:rsidR="00B81D77" w:rsidRPr="00077CCC" w:rsidRDefault="003D1367" w:rsidP="0080494E">
            <w:pPr>
              <w:pStyle w:val="Tableentry"/>
            </w:pPr>
            <w:hyperlink r:id="rId53" w:history="1">
              <w:r w:rsidR="00B81D77" w:rsidRPr="00077CCC">
                <w:rPr>
                  <w:rStyle w:val="Hyperlink"/>
                </w:rPr>
                <w:t>http://sws.geonames.org/</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077CCC" w:rsidRDefault="00B81D77" w:rsidP="0080494E">
            <w:pPr>
              <w:pStyle w:val="Tableentry"/>
            </w:pPr>
            <w:r w:rsidRPr="00077CCC">
              <w:t xml:space="preserve">The </w:t>
            </w:r>
            <w:r>
              <w:t>EU Vocabularies</w:t>
            </w:r>
            <w:r w:rsidRPr="00077CCC">
              <w:t xml:space="preserve"> Name Authority Lists must be used for continents, countries and places that are in those lists; if a particular location is not in one of the mentioned Named Authority Lists, </w:t>
            </w:r>
            <w:proofErr w:type="spellStart"/>
            <w:r w:rsidRPr="00077CCC">
              <w:t>Geonames</w:t>
            </w:r>
            <w:proofErr w:type="spellEnd"/>
            <w:r w:rsidRPr="00077CCC">
              <w:t xml:space="preserve"> </w:t>
            </w:r>
            <w:proofErr w:type="spellStart"/>
            <w:r w:rsidRPr="00077CCC">
              <w:t>URIsmust</w:t>
            </w:r>
            <w:proofErr w:type="spellEnd"/>
            <w:r w:rsidRPr="00077CCC">
              <w:t xml:space="preserve"> be used.</w:t>
            </w:r>
          </w:p>
        </w:tc>
      </w:tr>
      <w:tr w:rsidR="00B81D77" w:rsidRPr="00E41A26" w:rsidTr="0004733C">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rPr>
                <w:noProof/>
              </w:rPr>
              <w:lastRenderedPageBreak/>
              <w:t>status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077CCC" w:rsidRDefault="00B81D77" w:rsidP="0080494E">
            <w:pPr>
              <w:pStyle w:val="Tableentry"/>
            </w:pPr>
            <w:r w:rsidRPr="00077CCC">
              <w:t>ADMS status vocabulary</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3D1367" w:rsidP="0080494E">
            <w:pPr>
              <w:pStyle w:val="Tableentry"/>
            </w:pPr>
            <w:hyperlink r:id="rId54" w:history="1">
              <w:r w:rsidR="00B81D77" w:rsidRPr="00077CCC">
                <w:rPr>
                  <w:rStyle w:val="Hyperlink"/>
                </w:rPr>
                <w:t>http://purl.org/adms/status/</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077CCC" w:rsidRDefault="00B81D77" w:rsidP="0080494E">
            <w:pPr>
              <w:pStyle w:val="Tableentry"/>
            </w:pPr>
            <w:r w:rsidRPr="00077CCC">
              <w:t>The list of terms in the ADMS status vocabulary is included in the ADMS specification</w:t>
            </w:r>
            <w:r w:rsidRPr="00077CCC">
              <w:rPr>
                <w:rStyle w:val="Funotenzeichen"/>
              </w:rPr>
              <w:footnoteReference w:id="22"/>
            </w:r>
          </w:p>
        </w:tc>
      </w:tr>
      <w:tr w:rsidR="00B81D77" w:rsidRPr="00E41A26" w:rsidTr="0004733C">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type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Agent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077CCC" w:rsidRDefault="00B81D77" w:rsidP="0080494E">
            <w:pPr>
              <w:pStyle w:val="Tableentry"/>
            </w:pPr>
            <w:r w:rsidRPr="00077CCC">
              <w:t>ADMS publisher type vocabulary</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3D1367" w:rsidP="0080494E">
            <w:pPr>
              <w:pStyle w:val="Tableentry"/>
            </w:pPr>
            <w:hyperlink r:id="rId55" w:history="1">
              <w:r w:rsidR="00B81D77" w:rsidRPr="00077CCC">
                <w:rPr>
                  <w:rStyle w:val="Hyperlink"/>
                </w:rPr>
                <w:t>http://purl.org/adms/publishertype/</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077CCC" w:rsidRDefault="00B81D77" w:rsidP="0080494E">
            <w:pPr>
              <w:pStyle w:val="Tableentry"/>
            </w:pPr>
            <w:r w:rsidRPr="00077CCC">
              <w:t>The list of terms in the ADMS publisher type vocabulary is included in the ADMS specification</w:t>
            </w:r>
          </w:p>
        </w:tc>
      </w:tr>
      <w:tr w:rsidR="00B81D77" w:rsidRPr="00E41A26" w:rsidTr="0004733C">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type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B81D77" w:rsidP="0080494E">
            <w:pPr>
              <w:pStyle w:val="Tableentry"/>
            </w:pPr>
            <w:r w:rsidRPr="00077CCC">
              <w:t>Licence Document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077CCC" w:rsidRDefault="00B81D77" w:rsidP="0080494E">
            <w:pPr>
              <w:pStyle w:val="Tableentry"/>
            </w:pPr>
            <w:r w:rsidRPr="00077CCC">
              <w:t>ADMS licence type vocabulary</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077CCC" w:rsidRDefault="003D1367" w:rsidP="0080494E">
            <w:pPr>
              <w:pStyle w:val="Tableentry"/>
            </w:pPr>
            <w:hyperlink r:id="rId56" w:history="1">
              <w:r w:rsidR="00B81D77" w:rsidRPr="00077CCC">
                <w:rPr>
                  <w:rStyle w:val="Hyperlink"/>
                </w:rPr>
                <w:t>http://purl.org/adms/licencetype/</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077CCC" w:rsidRDefault="00B81D77" w:rsidP="0080494E">
            <w:pPr>
              <w:pStyle w:val="Tableentry"/>
            </w:pPr>
            <w:r w:rsidRPr="00077CCC">
              <w:t>The list of terms in the ADMS licence type vocabulary is included in the ADMS specification</w:t>
            </w:r>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18" w:author="lubrich" w:date="2020-04-09T18:01:00Z">
              <w:r w:rsidRPr="003672AB">
                <w:rPr>
                  <w:noProof/>
                </w:rPr>
                <w:t>theme/ category</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19" w:author="lubrich" w:date="2020-04-09T18:01:00Z">
              <w:r w:rsidRPr="003672AB">
                <w:t>Dataset</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20" w:author="lubrich" w:date="2020-04-09T18:01:00Z">
              <w:r w:rsidRPr="003672AB">
                <w:t>Categories of dataset types</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commentRangeStart w:id="1121"/>
            <w:ins w:id="1122" w:author="lubrich" w:date="2020-04-09T18:01:00Z">
              <w:r w:rsidRPr="003672AB">
                <w:t>https://www.mdm-portal.de/ dcat-ap.nap/def/</w:t>
              </w:r>
              <w:proofErr w:type="spellStart"/>
              <w:r w:rsidRPr="003672AB">
                <w:t>datatypecategory</w:t>
              </w:r>
              <w:commentRangeEnd w:id="1121"/>
              <w:proofErr w:type="spellEnd"/>
              <w:r w:rsidRPr="003672AB">
                <w:rPr>
                  <w:rStyle w:val="Kommentarzeichen"/>
                  <w:lang w:val="fr-FR"/>
                </w:rPr>
                <w:commentReference w:id="1121"/>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23" w:author="lubrich" w:date="2020-04-09T18:01:00Z">
              <w:r w:rsidRPr="003672AB">
                <w:t>Pre-defined options, as defined in CMC</w:t>
              </w:r>
            </w:ins>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24" w:author="lubrich" w:date="2020-04-09T18:01:00Z">
              <w:r w:rsidRPr="003672AB">
                <w:t>access rights</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25" w:author="lubrich" w:date="2020-04-09T18:01:00Z">
              <w:r w:rsidRPr="003672AB">
                <w:t>Dataset</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26" w:author="lubrich" w:date="2020-04-09T18:01:00Z">
              <w:r w:rsidRPr="003672AB">
                <w:t>Categories of access rights</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commentRangeStart w:id="1127"/>
            <w:ins w:id="1128" w:author="lubrich" w:date="2020-04-09T18:01:00Z">
              <w:r w:rsidRPr="003672AB">
                <w:t>https://www.mdm-portal.de/ dcat-ap.nap/def/</w:t>
              </w:r>
              <w:proofErr w:type="spellStart"/>
              <w:r w:rsidRPr="003672AB">
                <w:t>accessrights</w:t>
              </w:r>
              <w:commentRangeEnd w:id="1127"/>
              <w:proofErr w:type="spellEnd"/>
              <w:r w:rsidRPr="003672AB">
                <w:rPr>
                  <w:rStyle w:val="Kommentarzeichen"/>
                  <w:lang w:val="fr-FR"/>
                </w:rPr>
                <w:commentReference w:id="1127"/>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29" w:author="lubrich" w:date="2020-04-09T18:01:00Z">
              <w:r w:rsidRPr="003672AB">
                <w:t>Pre-defined options, as defined in CMC</w:t>
              </w:r>
            </w:ins>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30" w:author="lubrich" w:date="2020-04-09T18:01:00Z">
              <w:r w:rsidRPr="003672AB">
                <w:rPr>
                  <w:noProof/>
                </w:rPr>
                <w:t>frequency</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31" w:author="lubrich" w:date="2020-04-09T18:01:00Z">
              <w:r w:rsidRPr="003672AB">
                <w:t>Dataset</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32" w:author="lubrich" w:date="2020-04-09T18:01:00Z">
              <w:r w:rsidRPr="003672AB">
                <w:t>Categories of frequencies</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commentRangeStart w:id="1133"/>
            <w:ins w:id="1134" w:author="lubrich" w:date="2020-04-09T18:01:00Z">
              <w:r w:rsidRPr="003672AB">
                <w:t>https://www.mdm-portal.de/dcat-ap.nap/def/frequencies</w:t>
              </w:r>
              <w:commentRangeEnd w:id="1133"/>
              <w:r w:rsidRPr="003672AB">
                <w:rPr>
                  <w:rStyle w:val="Kommentarzeichen"/>
                  <w:lang w:val="fr-FR"/>
                </w:rPr>
                <w:commentReference w:id="1133"/>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35" w:author="lubrich" w:date="2020-04-09T18:01:00Z">
              <w:r w:rsidRPr="003672AB">
                <w:t>Pre-defined options, as defined in CMC</w:t>
              </w:r>
            </w:ins>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36" w:author="lubrich" w:date="2020-04-09T18:01:00Z">
              <w:r w:rsidRPr="003672AB">
                <w:rPr>
                  <w:noProof/>
                </w:rPr>
                <w:t>service type category</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37" w:author="lubrich" w:date="2020-04-09T18:01:00Z">
              <w:r w:rsidRPr="003672AB">
                <w:t>Dataset</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38" w:author="lubrich" w:date="2020-04-09T18:01:00Z">
              <w:r w:rsidRPr="003672AB">
                <w:t>Categories of service types</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commentRangeStart w:id="1139"/>
            <w:ins w:id="1140" w:author="lubrich" w:date="2020-04-09T18:01:00Z">
              <w:r w:rsidRPr="003672AB">
                <w:t>https://www.mdm-portal.de/dcat-ap.nap/def/servicetypes</w:t>
              </w:r>
              <w:commentRangeEnd w:id="1139"/>
              <w:r w:rsidRPr="003672AB">
                <w:rPr>
                  <w:rStyle w:val="Kommentarzeichen"/>
                  <w:lang w:val="fr-FR"/>
                </w:rPr>
                <w:commentReference w:id="1139"/>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41" w:author="lubrich" w:date="2020-04-09T18:01:00Z">
              <w:r w:rsidRPr="003672AB">
                <w:t>Pre-defined options, as defined in CMC</w:t>
              </w:r>
            </w:ins>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42" w:author="lubrich" w:date="2020-04-09T18:01:00Z">
              <w:r w:rsidRPr="003672AB">
                <w:rPr>
                  <w:noProof/>
                </w:rPr>
                <w:t>georeferencing method</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43" w:author="lubrich" w:date="2020-04-09T18:01:00Z">
              <w:r w:rsidRPr="003672AB">
                <w:t>Dataset</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44" w:author="lubrich" w:date="2020-04-09T18:01:00Z">
              <w:r w:rsidRPr="003672AB">
                <w:t xml:space="preserve">Categories of </w:t>
              </w:r>
              <w:proofErr w:type="spellStart"/>
              <w:r w:rsidRPr="003672AB">
                <w:t>georeferencing</w:t>
              </w:r>
              <w:proofErr w:type="spellEnd"/>
              <w:r w:rsidRPr="003672AB">
                <w:t xml:space="preserve"> methods</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commentRangeStart w:id="1145"/>
            <w:ins w:id="1146" w:author="lubrich" w:date="2020-04-09T18:01:00Z">
              <w:r w:rsidRPr="003672AB">
                <w:t>https://www.mdm-portal.de/dcat-ap.nap/def/georeferencingmethods</w:t>
              </w:r>
              <w:commentRangeEnd w:id="1145"/>
              <w:r w:rsidRPr="003672AB">
                <w:rPr>
                  <w:rStyle w:val="Kommentarzeichen"/>
                  <w:lang w:val="fr-FR"/>
                </w:rPr>
                <w:commentReference w:id="1145"/>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47" w:author="lubrich" w:date="2020-04-09T18:01:00Z">
              <w:r w:rsidRPr="003672AB">
                <w:t>Pre-defined options, as defined in CMC</w:t>
              </w:r>
            </w:ins>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48" w:author="lubrich" w:date="2020-04-09T18:01:00Z">
              <w:r w:rsidRPr="003672AB">
                <w:rPr>
                  <w:noProof/>
                </w:rPr>
                <w:t>transportation mode</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49" w:author="lubrich" w:date="2020-04-09T18:01:00Z">
              <w:r w:rsidRPr="003672AB">
                <w:t>Dataset</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50" w:author="lubrich" w:date="2020-04-09T18:01:00Z">
              <w:r w:rsidRPr="003672AB">
                <w:t>Categories of transportation modes</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commentRangeStart w:id="1151"/>
            <w:ins w:id="1152" w:author="lubrich" w:date="2020-04-09T18:01:00Z">
              <w:r w:rsidRPr="003672AB">
                <w:t>https://www.mdm-portal.de/dcat-ap.nap/def/transportationmodes</w:t>
              </w:r>
              <w:commentRangeEnd w:id="1151"/>
              <w:r>
                <w:rPr>
                  <w:rStyle w:val="Kommentarzeichen"/>
                  <w:lang w:val="fr-FR"/>
                </w:rPr>
                <w:commentReference w:id="1151"/>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53" w:author="lubrich" w:date="2020-04-09T18:01:00Z">
              <w:r w:rsidRPr="003672AB">
                <w:t>Pre-defined options, as defined in CMC</w:t>
              </w:r>
            </w:ins>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54" w:author="lubrich" w:date="2020-04-09T18:01:00Z">
              <w:r>
                <w:rPr>
                  <w:noProof/>
                </w:rPr>
                <w:t>type</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55" w:author="lubrich" w:date="2020-04-09T18:01:00Z">
              <w:r w:rsidRPr="003672AB">
                <w:t>Dataset</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56" w:author="lubrich" w:date="2020-04-09T18:01:00Z">
              <w:r w:rsidRPr="003672AB">
                <w:t xml:space="preserve">Categories of </w:t>
              </w:r>
              <w:r>
                <w:t>resource types</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commentRangeStart w:id="1157"/>
            <w:ins w:id="1158" w:author="lubrich" w:date="2020-04-09T18:01:00Z">
              <w:r w:rsidRPr="003672AB">
                <w:t>https://www.mdm-portal.de/dcat-ap.nap/def/</w:t>
              </w:r>
              <w:r>
                <w:t>resourcetypes</w:t>
              </w:r>
              <w:commentRangeEnd w:id="1157"/>
              <w:r>
                <w:rPr>
                  <w:rStyle w:val="Kommentarzeichen"/>
                  <w:lang w:val="fr-FR"/>
                </w:rPr>
                <w:commentReference w:id="1157"/>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59" w:author="lubrich" w:date="2020-04-09T18:01:00Z">
              <w:r w:rsidRPr="003672AB">
                <w:t>Pre-defined options, as defined in CMC</w:t>
              </w:r>
            </w:ins>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60" w:author="lubrich" w:date="2020-04-09T18:01:00Z">
              <w:r>
                <w:rPr>
                  <w:noProof/>
                </w:rPr>
                <w:t>format</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61" w:author="lubrich" w:date="2020-04-09T18:01:00Z">
              <w:r>
                <w:t>Distribution</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62" w:author="lubrich" w:date="2020-04-09T18:01:00Z">
              <w:r>
                <w:t>C</w:t>
              </w:r>
              <w:r w:rsidRPr="0035669F">
                <w:t>haracter set standard</w:t>
              </w:r>
              <w:r>
                <w:t>s (for the “Encoding” layer)</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63" w:author="lubrich" w:date="2020-04-09T18:01:00Z">
              <w:r w:rsidRPr="0035669F">
                <w:t>https://ddialliance.org/Specification/DDI-CV/CharacterSet_1.0.html</w:t>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64" w:author="lubrich" w:date="2020-04-09T18:01:00Z">
              <w:r>
                <w:t>The vocabulary includes the p</w:t>
              </w:r>
              <w:r w:rsidRPr="003672AB">
                <w:t xml:space="preserve">re-defined options, as defined in </w:t>
              </w:r>
              <w:r>
                <w:t>Coordinated Metadata Catalogue.</w:t>
              </w:r>
            </w:ins>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65" w:author="lubrich" w:date="2020-04-09T18:01:00Z">
              <w:r>
                <w:rPr>
                  <w:noProof/>
                </w:rPr>
                <w:lastRenderedPageBreak/>
                <w:t>format</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66" w:author="lubrich" w:date="2020-04-09T18:01:00Z">
              <w:r>
                <w:t>Distribution</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67" w:author="lubrich" w:date="2020-04-09T18:01:00Z">
              <w:r w:rsidRPr="003672AB">
                <w:t xml:space="preserve">Categories of </w:t>
              </w:r>
              <w:r>
                <w:t>data models (for the “Grammar” layer)</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commentRangeStart w:id="1168"/>
            <w:ins w:id="1169" w:author="lubrich" w:date="2020-04-09T18:01:00Z">
              <w:r w:rsidRPr="003672AB">
                <w:t>https://www.mdm-portal.de/dcat-ap.nap/def/</w:t>
              </w:r>
              <w:r>
                <w:t>grammarl</w:t>
              </w:r>
              <w:commentRangeEnd w:id="1168"/>
              <w:r>
                <w:rPr>
                  <w:rStyle w:val="Kommentarzeichen"/>
                  <w:lang w:val="fr-FR"/>
                </w:rPr>
                <w:commentReference w:id="1168"/>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70" w:author="lubrich" w:date="2020-04-09T18:01:00Z">
              <w:r w:rsidRPr="003672AB">
                <w:t>Pre-defined options, as defined in CMC</w:t>
              </w:r>
            </w:ins>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71" w:author="lubrich" w:date="2020-04-09T18:01:00Z">
              <w:r>
                <w:rPr>
                  <w:noProof/>
                </w:rPr>
                <w:t>format</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72" w:author="lubrich" w:date="2020-04-09T18:01:00Z">
              <w:r>
                <w:t>Distribution</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73" w:author="lubrich" w:date="2020-04-09T18:01:00Z">
              <w:r w:rsidRPr="003672AB">
                <w:t xml:space="preserve">Categories of </w:t>
              </w:r>
              <w:r>
                <w:t>data models (for the “Data Model” layer)</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commentRangeStart w:id="1174"/>
            <w:ins w:id="1175" w:author="lubrich" w:date="2020-04-09T18:01:00Z">
              <w:r w:rsidRPr="003672AB">
                <w:t>https://www.mdm-portal.de/dcat-ap.nap/def/</w:t>
              </w:r>
              <w:r>
                <w:t>datamodel</w:t>
              </w:r>
              <w:commentRangeEnd w:id="1174"/>
              <w:r>
                <w:rPr>
                  <w:rStyle w:val="Kommentarzeichen"/>
                  <w:lang w:val="fr-FR"/>
                </w:rPr>
                <w:commentReference w:id="1174"/>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76" w:author="lubrich" w:date="2020-04-09T18:01:00Z">
              <w:r w:rsidRPr="003672AB">
                <w:t>Pre-defined options, as defined in CMC</w:t>
              </w:r>
            </w:ins>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77" w:author="lubrich" w:date="2020-04-09T18:01:00Z">
              <w:r>
                <w:rPr>
                  <w:noProof/>
                </w:rPr>
                <w:t>a</w:t>
              </w:r>
              <w:r w:rsidRPr="00AC73E8">
                <w:rPr>
                  <w:noProof/>
                </w:rPr>
                <w:t>pplication</w:t>
              </w:r>
              <w:r>
                <w:rPr>
                  <w:noProof/>
                </w:rPr>
                <w:t xml:space="preserve"> l</w:t>
              </w:r>
              <w:r w:rsidRPr="00AC73E8">
                <w:rPr>
                  <w:noProof/>
                </w:rPr>
                <w:t>ayer</w:t>
              </w:r>
              <w:r>
                <w:rPr>
                  <w:noProof/>
                </w:rPr>
                <w:t xml:space="preserve"> p</w:t>
              </w:r>
              <w:r w:rsidRPr="00AC73E8">
                <w:rPr>
                  <w:noProof/>
                </w:rPr>
                <w:t>rotocol</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78" w:author="lubrich" w:date="2020-04-09T18:01:00Z">
              <w:r>
                <w:t>Distribution</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79" w:author="lubrich" w:date="2020-04-09T18:01:00Z">
              <w:r w:rsidRPr="003672AB">
                <w:t xml:space="preserve">Categories of </w:t>
              </w:r>
              <w:r>
                <w:t>application layer protocols</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commentRangeStart w:id="1180"/>
            <w:ins w:id="1181" w:author="lubrich" w:date="2020-04-09T18:01:00Z">
              <w:r w:rsidRPr="003672AB">
                <w:t>https://www.mdm-portal.de/dcat-ap.nap/def/</w:t>
              </w:r>
              <w:r>
                <w:t xml:space="preserve"> </w:t>
              </w:r>
              <w:proofErr w:type="spellStart"/>
              <w:r>
                <w:t>applicationlayerp</w:t>
              </w:r>
              <w:r w:rsidRPr="00AC73E8">
                <w:t>rotocol</w:t>
              </w:r>
              <w:commentRangeEnd w:id="1180"/>
              <w:proofErr w:type="spellEnd"/>
              <w:r>
                <w:rPr>
                  <w:rStyle w:val="Kommentarzeichen"/>
                  <w:lang w:val="fr-FR"/>
                </w:rPr>
                <w:commentReference w:id="1180"/>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82" w:author="lubrich" w:date="2020-04-09T18:01:00Z">
              <w:r w:rsidRPr="003672AB">
                <w:t>Pre-defined options, as defined in CMC</w:t>
              </w:r>
            </w:ins>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83" w:author="lubrich" w:date="2020-04-09T18:01:00Z">
              <w:r w:rsidRPr="00AC73E8">
                <w:rPr>
                  <w:noProof/>
                </w:rPr>
                <w:t>communication method</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84" w:author="lubrich" w:date="2020-04-09T18:01:00Z">
              <w:r>
                <w:t>Distribution</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85" w:author="lubrich" w:date="2020-04-09T18:01:00Z">
              <w:r w:rsidRPr="003672AB">
                <w:t>Categories of</w:t>
              </w:r>
              <w:r w:rsidRPr="00AC73E8">
                <w:rPr>
                  <w:noProof/>
                </w:rPr>
                <w:t xml:space="preserve"> communication method</w:t>
              </w:r>
              <w:r>
                <w:rPr>
                  <w:noProof/>
                </w:rPr>
                <w:t>s</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commentRangeStart w:id="1186"/>
            <w:ins w:id="1187" w:author="lubrich" w:date="2020-04-09T18:01:00Z">
              <w:r w:rsidRPr="003672AB">
                <w:t>https://www.mdm-portal.de/dcat-ap.nap/def/</w:t>
              </w:r>
              <w:r>
                <w:t xml:space="preserve"> </w:t>
              </w:r>
              <w:proofErr w:type="spellStart"/>
              <w:r w:rsidRPr="00AC73E8">
                <w:t>communicationmethod</w:t>
              </w:r>
              <w:commentRangeEnd w:id="1186"/>
              <w:proofErr w:type="spellEnd"/>
              <w:r>
                <w:rPr>
                  <w:rStyle w:val="Kommentarzeichen"/>
                  <w:lang w:val="fr-FR"/>
                </w:rPr>
                <w:commentReference w:id="1186"/>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188" w:author="lubrich" w:date="2020-04-09T18:01:00Z">
              <w:r w:rsidRPr="003672AB">
                <w:t>Pre-defined options, as defined in CMC</w:t>
              </w:r>
            </w:ins>
          </w:p>
        </w:tc>
      </w:tr>
      <w:tr w:rsidR="00B81D77" w:rsidRPr="00E41A26" w:rsidTr="007868BF">
        <w:trPr>
          <w:cantSplit/>
          <w:trHeight w:hRule="exact" w:val="4727"/>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89" w:author="lubrich" w:date="2020-04-09T18:01:00Z">
              <w:r w:rsidRPr="003672AB">
                <w:t>geographic identifier</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190" w:author="lubrich" w:date="2020-04-09T18:01:00Z">
              <w:r w:rsidRPr="003672AB">
                <w:t>Location</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3672AB" w:rsidRDefault="00B81D77" w:rsidP="0080494E">
            <w:pPr>
              <w:pStyle w:val="Tableentry"/>
              <w:rPr>
                <w:ins w:id="1191" w:author="lubrich" w:date="2020-04-09T18:01:00Z"/>
              </w:rPr>
            </w:pPr>
          </w:p>
          <w:p w:rsidR="00B81D77" w:rsidRPr="003672AB" w:rsidRDefault="00B81D77" w:rsidP="0080494E">
            <w:pPr>
              <w:pStyle w:val="Tableentry"/>
              <w:rPr>
                <w:ins w:id="1192" w:author="lubrich" w:date="2020-04-09T18:01:00Z"/>
              </w:rPr>
            </w:pPr>
          </w:p>
          <w:p w:rsidR="00B81D77" w:rsidRDefault="00B81D77" w:rsidP="00B90853">
            <w:pPr>
              <w:pStyle w:val="Tableentry"/>
              <w:jc w:val="left"/>
              <w:rPr>
                <w:rFonts w:ascii="Arial" w:hAnsi="Arial" w:cs="Arial"/>
              </w:rPr>
            </w:pPr>
            <w:ins w:id="1193" w:author="lubrich" w:date="2020-04-09T18:01:00Z">
              <w:r w:rsidRPr="003672AB">
                <w:t xml:space="preserve">NUTS classification (Nomenclature of territorial units for statistics) </w:t>
              </w:r>
              <w:proofErr w:type="spellStart"/>
              <w:r w:rsidRPr="003672AB">
                <w:t>i</w:t>
              </w:r>
            </w:ins>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3672AB" w:rsidRDefault="00B81D77" w:rsidP="0080494E">
            <w:pPr>
              <w:pStyle w:val="Tableentry"/>
              <w:rPr>
                <w:ins w:id="1194" w:author="lubrich" w:date="2020-04-09T18:01:00Z"/>
              </w:rPr>
            </w:pPr>
          </w:p>
          <w:p w:rsidR="00B81D77" w:rsidRPr="003672AB" w:rsidRDefault="00B81D77" w:rsidP="0080494E">
            <w:pPr>
              <w:pStyle w:val="Tableentry"/>
              <w:rPr>
                <w:ins w:id="1195" w:author="lubrich" w:date="2020-04-09T18:01:00Z"/>
              </w:rPr>
            </w:pPr>
          </w:p>
          <w:p w:rsidR="00B81D77" w:rsidRDefault="00B81D77" w:rsidP="00B90853">
            <w:pPr>
              <w:pStyle w:val="Tableentry"/>
              <w:jc w:val="left"/>
              <w:rPr>
                <w:rFonts w:ascii="Arial" w:hAnsi="Arial" w:cs="Arial"/>
              </w:rPr>
            </w:pPr>
            <w:ins w:id="1196" w:author="lubrich" w:date="2020-04-09T18:01:00Z">
              <w:r w:rsidRPr="003672AB">
                <w:t>http://nuts.geovocab.org/</w:t>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3672AB" w:rsidRDefault="00B81D77" w:rsidP="0080494E">
            <w:pPr>
              <w:pStyle w:val="Tableentry"/>
              <w:rPr>
                <w:ins w:id="1197" w:author="lubrich" w:date="2020-04-09T18:01:00Z"/>
              </w:rPr>
            </w:pPr>
            <w:ins w:id="1198" w:author="lubrich" w:date="2020-04-09T18:01:00Z">
              <w:r>
                <w:t xml:space="preserve">The CMC recommends </w:t>
              </w:r>
              <w:proofErr w:type="gramStart"/>
              <w:r>
                <w:t>to use</w:t>
              </w:r>
              <w:proofErr w:type="gramEnd"/>
              <w:r>
                <w:t xml:space="preserve"> the NUTS</w:t>
              </w:r>
              <w:r w:rsidRPr="003672AB">
                <w:t xml:space="preserve"> classification</w:t>
              </w:r>
              <w:r>
                <w:t>,</w:t>
              </w:r>
              <w:r w:rsidRPr="003672AB">
                <w:t xml:space="preserve"> as a standard for territorial units by the European Union is recommended to provide a clear description of the area covered. The “NUTS Levels” define a possible selection of an area level :</w:t>
              </w:r>
            </w:ins>
          </w:p>
          <w:p w:rsidR="00B81D77" w:rsidRPr="003672AB" w:rsidRDefault="00B81D77" w:rsidP="0080494E">
            <w:pPr>
              <w:pStyle w:val="Tableentry"/>
              <w:rPr>
                <w:ins w:id="1199" w:author="lubrich" w:date="2020-04-09T18:01:00Z"/>
              </w:rPr>
            </w:pPr>
            <w:ins w:id="1200" w:author="lubrich" w:date="2020-04-09T18:01:00Z">
              <w:r w:rsidRPr="003672AB">
                <w:t>NUTS 0: countries</w:t>
              </w:r>
            </w:ins>
          </w:p>
          <w:p w:rsidR="00B81D77" w:rsidRPr="003672AB" w:rsidRDefault="00B81D77" w:rsidP="0080494E">
            <w:pPr>
              <w:pStyle w:val="Tableentry"/>
              <w:rPr>
                <w:ins w:id="1201" w:author="lubrich" w:date="2020-04-09T18:01:00Z"/>
              </w:rPr>
            </w:pPr>
            <w:ins w:id="1202" w:author="lubrich" w:date="2020-04-09T18:01:00Z">
              <w:r w:rsidRPr="003672AB">
                <w:t xml:space="preserve"> NUTS 1: major socio-economic regions</w:t>
              </w:r>
            </w:ins>
          </w:p>
          <w:p w:rsidR="00B81D77" w:rsidRPr="003672AB" w:rsidRDefault="00B81D77" w:rsidP="0080494E">
            <w:pPr>
              <w:pStyle w:val="Tableentry"/>
              <w:rPr>
                <w:ins w:id="1203" w:author="lubrich" w:date="2020-04-09T18:01:00Z"/>
              </w:rPr>
            </w:pPr>
            <w:ins w:id="1204" w:author="lubrich" w:date="2020-04-09T18:01:00Z">
              <w:r w:rsidRPr="003672AB">
                <w:t xml:space="preserve"> NUTS 2: basic regions for the application of regional policies</w:t>
              </w:r>
            </w:ins>
          </w:p>
          <w:p w:rsidR="00B81D77" w:rsidRPr="003672AB" w:rsidRDefault="00B81D77" w:rsidP="0080494E">
            <w:pPr>
              <w:pStyle w:val="Tableentry"/>
              <w:rPr>
                <w:ins w:id="1205" w:author="lubrich" w:date="2020-04-09T18:01:00Z"/>
              </w:rPr>
            </w:pPr>
            <w:ins w:id="1206" w:author="lubrich" w:date="2020-04-09T18:01:00Z">
              <w:r w:rsidRPr="003672AB">
                <w:t>NUTS 3: as small regions for specific diagnoses</w:t>
              </w:r>
            </w:ins>
          </w:p>
          <w:p w:rsidR="00B81D77" w:rsidRPr="003672AB" w:rsidRDefault="00B81D77" w:rsidP="0080494E">
            <w:pPr>
              <w:pStyle w:val="Tableentry"/>
              <w:rPr>
                <w:ins w:id="1207" w:author="lubrich" w:date="2020-04-09T18:01:00Z"/>
              </w:rPr>
            </w:pPr>
          </w:p>
          <w:p w:rsidR="00B81D77" w:rsidRDefault="00B81D77" w:rsidP="00B90853">
            <w:pPr>
              <w:pStyle w:val="Tableentry"/>
              <w:jc w:val="left"/>
              <w:rPr>
                <w:rFonts w:ascii="Arial" w:hAnsi="Arial" w:cs="Arial"/>
              </w:rPr>
            </w:pPr>
            <w:ins w:id="1208" w:author="lubrich" w:date="2020-04-09T18:01:00Z">
              <w:r w:rsidRPr="003672AB">
                <w:t>NUTS level 0 is mandatory in DCAT-</w:t>
              </w:r>
              <w:proofErr w:type="gramStart"/>
              <w:r w:rsidRPr="003672AB">
                <w:t>AP.NAP,</w:t>
              </w:r>
              <w:proofErr w:type="gramEnd"/>
              <w:r w:rsidRPr="003672AB">
                <w:t xml:space="preserve"> NUTS levels 1-3 are recommended.</w:t>
              </w:r>
            </w:ins>
          </w:p>
        </w:tc>
      </w:tr>
      <w:tr w:rsidR="00B81D77" w:rsidRPr="00E41A26" w:rsidTr="009229A6">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209" w:author="lubrich" w:date="2020-04-09T18:01:00Z">
              <w:r w:rsidRPr="003672AB">
                <w:t>network coverage</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ins w:id="1210" w:author="lubrich" w:date="2020-04-09T18:01:00Z">
              <w:r w:rsidRPr="003672AB">
                <w:t>Location</w:t>
              </w:r>
            </w:ins>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211" w:author="lubrich" w:date="2020-04-09T18:01:00Z">
              <w:r w:rsidRPr="003672AB">
                <w:t xml:space="preserve">Categories of functional road classes or other forms of link-based transport infrastructure </w:t>
              </w:r>
            </w:ins>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Default="00B81D77" w:rsidP="00B90853">
            <w:pPr>
              <w:pStyle w:val="Tableentry"/>
              <w:jc w:val="left"/>
              <w:rPr>
                <w:rFonts w:ascii="Arial" w:hAnsi="Arial" w:cs="Arial"/>
              </w:rPr>
            </w:pPr>
            <w:commentRangeStart w:id="1212"/>
            <w:ins w:id="1213" w:author="lubrich" w:date="2020-04-09T18:01:00Z">
              <w:r w:rsidRPr="003672AB">
                <w:t>https://www.mdm-portal.de/ dcat-ap.nap/def/</w:t>
              </w:r>
              <w:proofErr w:type="spellStart"/>
              <w:r w:rsidRPr="003672AB">
                <w:t>networkcoverage</w:t>
              </w:r>
              <w:commentRangeEnd w:id="1212"/>
              <w:proofErr w:type="spellEnd"/>
              <w:r w:rsidRPr="003672AB">
                <w:rPr>
                  <w:rStyle w:val="Kommentarzeichen"/>
                  <w:lang w:val="fr-FR"/>
                </w:rPr>
                <w:commentReference w:id="1212"/>
              </w:r>
            </w:ins>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Default="00B81D77" w:rsidP="00B90853">
            <w:pPr>
              <w:pStyle w:val="Tableentry"/>
              <w:jc w:val="left"/>
              <w:rPr>
                <w:rFonts w:ascii="Arial" w:hAnsi="Arial" w:cs="Arial"/>
              </w:rPr>
            </w:pPr>
            <w:ins w:id="1214" w:author="lubrich" w:date="2020-04-09T18:01:00Z">
              <w:r w:rsidRPr="003672AB">
                <w:t>Pre-defined options, as defined in  from CMC</w:t>
              </w:r>
            </w:ins>
          </w:p>
        </w:tc>
      </w:tr>
    </w:tbl>
    <w:p w:rsidR="007531BD" w:rsidRPr="007531BD" w:rsidRDefault="007531BD" w:rsidP="007531BD">
      <w:pPr>
        <w:pStyle w:val="Paragraphe"/>
        <w:ind w:left="1985"/>
      </w:pPr>
    </w:p>
    <w:p w:rsidR="007531BD" w:rsidRDefault="007531BD">
      <w:pPr>
        <w:rPr>
          <w:rFonts w:ascii="Arial" w:hAnsi="Arial"/>
          <w:b/>
          <w:bCs/>
          <w:color w:val="1F497D"/>
          <w:sz w:val="28"/>
          <w:szCs w:val="28"/>
          <w:lang w:val="en-GB" w:eastAsia="fr-FR"/>
        </w:rPr>
      </w:pPr>
      <w:r>
        <w:rPr>
          <w:color w:val="1F497D"/>
        </w:rPr>
        <w:br w:type="page"/>
      </w:r>
    </w:p>
    <w:p w:rsidR="00CD4627" w:rsidRDefault="00CD4627" w:rsidP="006F704A">
      <w:pPr>
        <w:pStyle w:val="berschrift1"/>
        <w:tabs>
          <w:tab w:val="left" w:pos="1080"/>
        </w:tabs>
        <w:ind w:left="2410"/>
        <w:rPr>
          <w:color w:val="1F497D"/>
        </w:rPr>
      </w:pPr>
      <w:bookmarkStart w:id="1215" w:name="_Toc37349957"/>
      <w:r>
        <w:rPr>
          <w:color w:val="1F497D"/>
        </w:rPr>
        <w:lastRenderedPageBreak/>
        <w:t xml:space="preserve">Conformity Statement </w:t>
      </w:r>
      <w:r w:rsidRPr="00CD4627">
        <w:rPr>
          <w:color w:val="1F497D"/>
        </w:rPr>
        <w:t>to DCAT-AP 2.0.0</w:t>
      </w:r>
      <w:bookmarkEnd w:id="1215"/>
    </w:p>
    <w:p w:rsidR="00CD4627" w:rsidRDefault="00CD4627" w:rsidP="00CD4627">
      <w:pPr>
        <w:pStyle w:val="Paragraphe"/>
        <w:ind w:left="1985"/>
      </w:pPr>
      <w:r>
        <w:t xml:space="preserve">…to be added… </w:t>
      </w:r>
    </w:p>
    <w:p w:rsidR="00CD4627" w:rsidRPr="00CD4627" w:rsidRDefault="00CD4627" w:rsidP="00CD4627">
      <w:pPr>
        <w:pStyle w:val="Paragraphe"/>
      </w:pPr>
    </w:p>
    <w:p w:rsidR="00CD4627" w:rsidRDefault="00CD4627" w:rsidP="00CD4627">
      <w:pPr>
        <w:pStyle w:val="berschrift1"/>
        <w:tabs>
          <w:tab w:val="left" w:pos="1080"/>
        </w:tabs>
        <w:ind w:left="2410"/>
        <w:rPr>
          <w:ins w:id="1216" w:author="lubrich" w:date="2020-04-09T18:07:00Z"/>
          <w:color w:val="1F497D"/>
        </w:rPr>
      </w:pPr>
      <w:bookmarkStart w:id="1217" w:name="_Toc37349958"/>
      <w:ins w:id="1218" w:author="lubrich" w:date="2020-04-09T18:07:00Z">
        <w:r>
          <w:t>Changes to DCAT-AP 2.0.0</w:t>
        </w:r>
        <w:bookmarkEnd w:id="1217"/>
      </w:ins>
    </w:p>
    <w:p w:rsidR="00CD4627" w:rsidRDefault="00CD4627" w:rsidP="00CD4627">
      <w:pPr>
        <w:pStyle w:val="Paragraphe"/>
        <w:rPr>
          <w:ins w:id="1219" w:author="lubrich" w:date="2020-04-09T18:07:00Z"/>
        </w:rPr>
      </w:pPr>
      <w:ins w:id="1220" w:author="lubrich" w:date="2020-04-09T18:06:00Z">
        <w:r w:rsidRPr="00CD4627">
          <w:t>The following tables show the changes made for the DCAT-AP.NAP extension, co</w:t>
        </w:r>
      </w:ins>
      <w:ins w:id="1221" w:author="lubrich" w:date="2020-04-09T18:07:00Z">
        <w:r>
          <w:t>m</w:t>
        </w:r>
      </w:ins>
      <w:ins w:id="1222" w:author="lubrich" w:date="2020-04-09T18:06:00Z">
        <w:r w:rsidRPr="00CD4627">
          <w:t>paring to the original DCAT-AP 2.0.0 specification. The chan</w:t>
        </w:r>
        <w:r>
          <w:t xml:space="preserve">ges were necessary to </w:t>
        </w:r>
      </w:ins>
      <w:ins w:id="1223" w:author="lubrich" w:date="2020-04-09T18:15:00Z">
        <w:r w:rsidR="002119E9">
          <w:t xml:space="preserve">consider </w:t>
        </w:r>
      </w:ins>
      <w:ins w:id="1224" w:author="lubrich" w:date="2020-04-09T18:14:00Z">
        <w:r w:rsidR="002119E9">
          <w:t>the</w:t>
        </w:r>
      </w:ins>
      <w:ins w:id="1225" w:author="lubrich" w:date="2020-04-09T18:06:00Z">
        <w:r w:rsidRPr="00CD4627">
          <w:t xml:space="preserve"> </w:t>
        </w:r>
      </w:ins>
      <w:ins w:id="1226" w:author="lubrich" w:date="2020-04-09T18:17:00Z">
        <w:r w:rsidR="002119E9">
          <w:t xml:space="preserve">all </w:t>
        </w:r>
      </w:ins>
      <w:ins w:id="1227" w:author="lubrich" w:date="2020-04-09T18:06:00Z">
        <w:r w:rsidRPr="00CD4627">
          <w:t xml:space="preserve">metadata elements from the </w:t>
        </w:r>
      </w:ins>
      <w:ins w:id="1228" w:author="lubrich" w:date="2020-04-09T18:14:00Z">
        <w:r w:rsidR="002119E9">
          <w:t>CMC</w:t>
        </w:r>
      </w:ins>
      <w:ins w:id="1229" w:author="lubrich" w:date="2020-04-09T18:06:00Z">
        <w:r w:rsidRPr="00CD4627">
          <w:t xml:space="preserve">, </w:t>
        </w:r>
      </w:ins>
      <w:ins w:id="1230" w:author="lubrich" w:date="2020-04-09T18:14:00Z">
        <w:r w:rsidR="002119E9">
          <w:t>including their usage rules, with</w:t>
        </w:r>
      </w:ins>
      <w:ins w:id="1231" w:author="lubrich" w:date="2020-04-09T18:15:00Z">
        <w:r w:rsidR="002119E9">
          <w:t>in the DCAT-AP.NAP extension</w:t>
        </w:r>
      </w:ins>
      <w:ins w:id="1232" w:author="lubrich" w:date="2020-04-09T18:16:00Z">
        <w:r w:rsidR="002119E9">
          <w:t xml:space="preserve">. This is the case when </w:t>
        </w:r>
      </w:ins>
      <w:ins w:id="1233" w:author="lubrich" w:date="2020-04-09T18:06:00Z">
        <w:r w:rsidRPr="00CD4627">
          <w:t>the existing classes and properties in DCAT-AP 2.0.0</w:t>
        </w:r>
      </w:ins>
      <w:ins w:id="1234" w:author="lubrich" w:date="2020-04-09T18:16:00Z">
        <w:r w:rsidR="002119E9">
          <w:t xml:space="preserve"> are not sufficient</w:t>
        </w:r>
      </w:ins>
      <w:ins w:id="1235" w:author="lubrich" w:date="2020-04-09T18:06:00Z">
        <w:r w:rsidRPr="00CD4627">
          <w:t>.</w:t>
        </w:r>
      </w:ins>
    </w:p>
    <w:p w:rsidR="00CD4627" w:rsidRDefault="00CD4627" w:rsidP="00CD4627">
      <w:pPr>
        <w:pStyle w:val="Paragraphe"/>
      </w:pPr>
    </w:p>
    <w:tbl>
      <w:tblPr>
        <w:tblW w:w="9923" w:type="dxa"/>
        <w:tblInd w:w="170" w:type="dxa"/>
        <w:tblLayout w:type="fixed"/>
        <w:tblCellMar>
          <w:top w:w="28" w:type="dxa"/>
          <w:left w:w="28" w:type="dxa"/>
          <w:right w:w="28" w:type="dxa"/>
        </w:tblCellMar>
        <w:tblLook w:val="04A0"/>
      </w:tblPr>
      <w:tblGrid>
        <w:gridCol w:w="1134"/>
        <w:gridCol w:w="851"/>
        <w:gridCol w:w="1418"/>
        <w:gridCol w:w="1700"/>
        <w:gridCol w:w="1419"/>
        <w:gridCol w:w="1558"/>
        <w:gridCol w:w="992"/>
        <w:gridCol w:w="851"/>
      </w:tblGrid>
      <w:tr w:rsidR="008B1186" w:rsidRPr="00E41A26" w:rsidTr="002119E9">
        <w:trPr>
          <w:cantSplit/>
          <w:trHeight w:hRule="exact" w:val="691"/>
          <w:tblHeader/>
        </w:trPr>
        <w:tc>
          <w:tcPr>
            <w:tcW w:w="1134"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Default="008B1186" w:rsidP="0080494E">
            <w:pPr>
              <w:pStyle w:val="Paragraphe"/>
              <w:spacing w:after="0" w:line="240" w:lineRule="auto"/>
              <w:ind w:left="0"/>
              <w:jc w:val="left"/>
              <w:rPr>
                <w:rFonts w:cs="Arial"/>
                <w:b/>
                <w:bCs/>
                <w:sz w:val="16"/>
                <w:szCs w:val="16"/>
              </w:rPr>
            </w:pPr>
            <w:r>
              <w:rPr>
                <w:rFonts w:cs="Arial"/>
                <w:b/>
                <w:bCs/>
                <w:sz w:val="16"/>
                <w:szCs w:val="16"/>
              </w:rPr>
              <w:t>Class</w:t>
            </w:r>
          </w:p>
        </w:tc>
        <w:tc>
          <w:tcPr>
            <w:tcW w:w="85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Pr="00E41A26" w:rsidRDefault="008B1186" w:rsidP="0080494E">
            <w:pPr>
              <w:pStyle w:val="Paragraphe"/>
              <w:spacing w:after="0" w:line="240" w:lineRule="auto"/>
              <w:ind w:left="0"/>
              <w:jc w:val="left"/>
              <w:rPr>
                <w:rFonts w:cs="Arial"/>
                <w:b/>
                <w:bCs/>
                <w:sz w:val="16"/>
                <w:szCs w:val="16"/>
              </w:rPr>
            </w:pPr>
            <w:r>
              <w:rPr>
                <w:rFonts w:cs="Arial"/>
                <w:b/>
                <w:bCs/>
                <w:sz w:val="16"/>
                <w:szCs w:val="16"/>
              </w:rPr>
              <w:t>Property</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Pr="00E41A26" w:rsidRDefault="008B1186" w:rsidP="0080494E">
            <w:pPr>
              <w:pStyle w:val="Paragraphe"/>
              <w:spacing w:after="0" w:line="240" w:lineRule="auto"/>
              <w:ind w:left="0"/>
              <w:jc w:val="left"/>
              <w:rPr>
                <w:rFonts w:cs="Arial"/>
                <w:b/>
                <w:bCs/>
                <w:sz w:val="16"/>
                <w:szCs w:val="16"/>
              </w:rPr>
            </w:pPr>
            <w:r>
              <w:rPr>
                <w:rFonts w:cs="Arial"/>
                <w:b/>
                <w:bCs/>
                <w:sz w:val="16"/>
                <w:szCs w:val="16"/>
              </w:rPr>
              <w:t>Type of change</w:t>
            </w:r>
          </w:p>
        </w:tc>
        <w:tc>
          <w:tcPr>
            <w:tcW w:w="1700"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8B1186" w:rsidRDefault="008B1186" w:rsidP="0080494E">
            <w:pPr>
              <w:pStyle w:val="Paragraphe"/>
              <w:spacing w:after="0" w:line="240" w:lineRule="auto"/>
              <w:ind w:left="0"/>
              <w:jc w:val="left"/>
              <w:rPr>
                <w:rFonts w:cs="Arial"/>
                <w:sz w:val="16"/>
                <w:szCs w:val="16"/>
              </w:rPr>
            </w:pPr>
            <w:r>
              <w:rPr>
                <w:rFonts w:cs="Arial"/>
                <w:b/>
                <w:bCs/>
                <w:sz w:val="16"/>
                <w:szCs w:val="16"/>
              </w:rPr>
              <w:t>Property URI</w:t>
            </w:r>
          </w:p>
        </w:tc>
        <w:tc>
          <w:tcPr>
            <w:tcW w:w="141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Default="008B1186" w:rsidP="0080494E">
            <w:pPr>
              <w:pStyle w:val="Paragraphe"/>
              <w:spacing w:after="0" w:line="240" w:lineRule="auto"/>
              <w:ind w:left="0"/>
              <w:jc w:val="left"/>
              <w:rPr>
                <w:rFonts w:cs="Arial"/>
                <w:b/>
                <w:bCs/>
                <w:sz w:val="16"/>
                <w:szCs w:val="16"/>
              </w:rPr>
            </w:pPr>
            <w:r>
              <w:rPr>
                <w:rFonts w:cs="Arial"/>
                <w:b/>
                <w:bCs/>
                <w:sz w:val="16"/>
                <w:szCs w:val="16"/>
              </w:rPr>
              <w:t>Range</w:t>
            </w:r>
          </w:p>
        </w:tc>
        <w:tc>
          <w:tcPr>
            <w:tcW w:w="1558"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8B1186" w:rsidRDefault="008B1186" w:rsidP="0080494E">
            <w:pPr>
              <w:pStyle w:val="Paragraphe"/>
              <w:spacing w:after="0" w:line="240" w:lineRule="auto"/>
              <w:ind w:left="0"/>
              <w:jc w:val="left"/>
              <w:rPr>
                <w:rFonts w:cs="Arial"/>
                <w:sz w:val="16"/>
                <w:szCs w:val="16"/>
              </w:rPr>
            </w:pPr>
            <w:r>
              <w:rPr>
                <w:rFonts w:cs="Arial"/>
                <w:b/>
                <w:bCs/>
                <w:sz w:val="16"/>
                <w:szCs w:val="16"/>
              </w:rPr>
              <w:t>Note</w:t>
            </w:r>
          </w:p>
        </w:tc>
        <w:tc>
          <w:tcPr>
            <w:tcW w:w="992"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Default="008B1186" w:rsidP="0080494E">
            <w:pPr>
              <w:pStyle w:val="Paragraphe"/>
              <w:spacing w:after="0" w:line="240" w:lineRule="auto"/>
              <w:ind w:left="67"/>
              <w:jc w:val="left"/>
              <w:rPr>
                <w:rFonts w:cs="Arial"/>
                <w:b/>
                <w:bCs/>
                <w:sz w:val="16"/>
                <w:szCs w:val="16"/>
              </w:rPr>
            </w:pPr>
            <w:r>
              <w:rPr>
                <w:rFonts w:cs="Arial"/>
                <w:b/>
                <w:bCs/>
                <w:sz w:val="16"/>
                <w:szCs w:val="16"/>
              </w:rPr>
              <w:t>Card</w:t>
            </w:r>
          </w:p>
        </w:tc>
        <w:tc>
          <w:tcPr>
            <w:tcW w:w="8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8B1186" w:rsidRDefault="008B1186" w:rsidP="0080494E">
            <w:pPr>
              <w:pStyle w:val="Paragraphe"/>
              <w:spacing w:after="0" w:line="240" w:lineRule="auto"/>
              <w:ind w:left="67"/>
              <w:jc w:val="left"/>
              <w:rPr>
                <w:rFonts w:cs="Arial"/>
                <w:b/>
                <w:bCs/>
                <w:sz w:val="16"/>
                <w:szCs w:val="16"/>
              </w:rPr>
            </w:pPr>
            <w:r>
              <w:rPr>
                <w:rFonts w:cs="Arial"/>
                <w:b/>
                <w:bCs/>
                <w:sz w:val="16"/>
                <w:szCs w:val="16"/>
              </w:rPr>
              <w:t>Obligation</w:t>
            </w:r>
          </w:p>
        </w:tc>
      </w:tr>
      <w:tr w:rsidR="007868BF" w:rsidRPr="00E41A26" w:rsidTr="00235AAE">
        <w:trPr>
          <w:cantSplit/>
          <w:trHeight w:hRule="exact" w:val="1655"/>
          <w:tblHeader/>
        </w:trPr>
        <w:tc>
          <w:tcPr>
            <w:tcW w:w="113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proofErr w:type="spellStart"/>
            <w:ins w:id="1236" w:author="lubrich" w:date="2020-04-09T18:48:00Z">
              <w:r>
                <w:t>CatalogRecord</w:t>
              </w:r>
            </w:ins>
            <w:proofErr w:type="spellEnd"/>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ins w:id="1237" w:author="lubrich" w:date="2020-04-09T18:48:00Z">
              <w:r w:rsidRPr="00C63510">
                <w:t>metadata creator</w:t>
              </w:r>
            </w:ins>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ins w:id="1238" w:author="lubrich" w:date="2020-04-09T18:48:00Z">
              <w:r w:rsidRPr="00C63510">
                <w:t>Added property</w:t>
              </w:r>
            </w:ins>
          </w:p>
        </w:tc>
        <w:tc>
          <w:tcPr>
            <w:tcW w:w="170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roofErr w:type="spellStart"/>
            <w:ins w:id="1239" w:author="lubrich" w:date="2020-04-09T18:48:00Z">
              <w:r w:rsidRPr="00C63510">
                <w:t>dct:creator</w:t>
              </w:r>
            </w:ins>
            <w:proofErr w:type="spellEnd"/>
          </w:p>
        </w:tc>
        <w:tc>
          <w:tcPr>
            <w:tcW w:w="141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proofErr w:type="spellStart"/>
            <w:ins w:id="1240" w:author="lubrich" w:date="2020-04-09T18:48:00Z">
              <w:r w:rsidRPr="00C63510">
                <w:t>Foaf:Agent</w:t>
              </w:r>
            </w:ins>
            <w:proofErr w:type="spellEnd"/>
          </w:p>
        </w:tc>
        <w:tc>
          <w:tcPr>
            <w:tcW w:w="155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235AAE" w:rsidP="0080494E">
            <w:pPr>
              <w:pStyle w:val="Tableentry"/>
              <w:jc w:val="left"/>
            </w:pPr>
            <w:ins w:id="1241" w:author="lubrich" w:date="2020-05-07T09:54:00Z">
              <w:r>
                <w:t>This property already exists for class “Dataset” and now is also used for class “</w:t>
              </w:r>
              <w:proofErr w:type="spellStart"/>
              <w:r>
                <w:t>CatalogueRecord</w:t>
              </w:r>
            </w:ins>
            <w:proofErr w:type="spellEnd"/>
          </w:p>
        </w:tc>
        <w:tc>
          <w:tcPr>
            <w:tcW w:w="992"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ins w:id="1242" w:author="lubrich" w:date="2020-04-09T18:48:00Z">
              <w:r w:rsidRPr="00C63510">
                <w:t>1..1</w:t>
              </w:r>
            </w:ins>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ins w:id="1243" w:author="lubrich" w:date="2020-04-09T18:48:00Z">
              <w:r w:rsidRPr="00C63510">
                <w:t>mandatory</w:t>
              </w:r>
            </w:ins>
          </w:p>
        </w:tc>
      </w:tr>
      <w:tr w:rsidR="007868BF" w:rsidRPr="00E41A26" w:rsidTr="002119E9">
        <w:trPr>
          <w:cantSplit/>
          <w:trHeight w:hRule="exact" w:val="2174"/>
          <w:tblHeader/>
        </w:trPr>
        <w:tc>
          <w:tcPr>
            <w:tcW w:w="113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proofErr w:type="spellStart"/>
            <w:ins w:id="1244" w:author="lubrich" w:date="2020-04-09T18:48:00Z">
              <w:r>
                <w:t>CatalogRecord</w:t>
              </w:r>
            </w:ins>
            <w:proofErr w:type="spellEnd"/>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ins w:id="1245" w:author="lubrich" w:date="2020-04-09T18:48:00Z">
              <w:r w:rsidRPr="00C63510">
                <w:t xml:space="preserve">contact </w:t>
              </w:r>
              <w:r>
                <w:t>point</w:t>
              </w:r>
            </w:ins>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ins w:id="1246" w:author="lubrich" w:date="2020-04-09T18:48:00Z">
              <w:r w:rsidRPr="00C63510">
                <w:t>Added property</w:t>
              </w:r>
            </w:ins>
          </w:p>
        </w:tc>
        <w:tc>
          <w:tcPr>
            <w:tcW w:w="170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roofErr w:type="spellStart"/>
            <w:ins w:id="1247" w:author="lubrich" w:date="2020-04-09T18:48:00Z">
              <w:r w:rsidRPr="00C63510">
                <w:t>dcat:contactPoint</w:t>
              </w:r>
            </w:ins>
            <w:proofErr w:type="spellEnd"/>
          </w:p>
        </w:tc>
        <w:tc>
          <w:tcPr>
            <w:tcW w:w="141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proofErr w:type="spellStart"/>
            <w:ins w:id="1248" w:author="lubrich" w:date="2020-04-09T18:48:00Z">
              <w:r>
                <w:t>v</w:t>
              </w:r>
              <w:r w:rsidRPr="00C63510">
                <w:t>card:Kind</w:t>
              </w:r>
            </w:ins>
            <w:proofErr w:type="spellEnd"/>
          </w:p>
        </w:tc>
        <w:tc>
          <w:tcPr>
            <w:tcW w:w="155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ins w:id="1249" w:author="lubrich" w:date="2020-04-09T18:48:00Z">
              <w:r>
                <w:t>This property already exists for class “Dataset” and now is also used for class “</w:t>
              </w:r>
              <w:proofErr w:type="spellStart"/>
              <w:r>
                <w:t>CatalogueRecord</w:t>
              </w:r>
              <w:proofErr w:type="spellEnd"/>
              <w:r>
                <w:t>”</w:t>
              </w:r>
            </w:ins>
          </w:p>
        </w:tc>
        <w:tc>
          <w:tcPr>
            <w:tcW w:w="992"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ins w:id="1250" w:author="lubrich" w:date="2020-04-09T18:48:00Z">
              <w:r w:rsidRPr="00C63510">
                <w:t>1..1</w:t>
              </w:r>
            </w:ins>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ins w:id="1251" w:author="lubrich" w:date="2020-04-09T18:48:00Z">
              <w:r w:rsidRPr="00C63510">
                <w:t>mandatory</w:t>
              </w:r>
            </w:ins>
          </w:p>
        </w:tc>
      </w:tr>
      <w:tr w:rsidR="007868BF" w:rsidRPr="00E41A26" w:rsidTr="002119E9">
        <w:trPr>
          <w:cantSplit/>
          <w:trHeight w:hRule="exact" w:val="638"/>
          <w:tblHeader/>
        </w:trPr>
        <w:tc>
          <w:tcPr>
            <w:tcW w:w="113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proofErr w:type="spellStart"/>
            <w:ins w:id="1252" w:author="lubrich" w:date="2020-04-09T18:48:00Z">
              <w:r>
                <w:t>CatalogRecord</w:t>
              </w:r>
            </w:ins>
            <w:proofErr w:type="spellEnd"/>
          </w:p>
        </w:tc>
        <w:tc>
          <w:tcPr>
            <w:tcW w:w="85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ins w:id="1253" w:author="lubrich" w:date="2020-04-09T18:48:00Z">
              <w:r w:rsidRPr="00C63510">
                <w:t>language</w:t>
              </w:r>
            </w:ins>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ins w:id="1254" w:author="lubrich" w:date="2020-04-09T18:48:00Z">
              <w:r w:rsidRPr="00C63510">
                <w:t>Obligation changed from “O” to “M”</w:t>
              </w:r>
            </w:ins>
          </w:p>
        </w:tc>
        <w:tc>
          <w:tcPr>
            <w:tcW w:w="170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roofErr w:type="spellStart"/>
            <w:ins w:id="1255" w:author="lubrich" w:date="2020-04-09T18:48:00Z">
              <w:r w:rsidRPr="00C63510">
                <w:t>dct:language</w:t>
              </w:r>
            </w:ins>
            <w:proofErr w:type="spellEnd"/>
          </w:p>
        </w:tc>
        <w:tc>
          <w:tcPr>
            <w:tcW w:w="141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proofErr w:type="spellStart"/>
            <w:ins w:id="1256" w:author="lubrich" w:date="2020-04-09T18:48:00Z">
              <w:r w:rsidRPr="00C63510">
                <w:t>dct:LinguisticSystem</w:t>
              </w:r>
            </w:ins>
            <w:proofErr w:type="spellEnd"/>
          </w:p>
        </w:tc>
        <w:tc>
          <w:tcPr>
            <w:tcW w:w="155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
        </w:tc>
        <w:tc>
          <w:tcPr>
            <w:tcW w:w="992"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ins w:id="1257" w:author="lubrich" w:date="2020-04-09T18:48:00Z">
              <w:r w:rsidRPr="00C63510">
                <w:t>1..n</w:t>
              </w:r>
            </w:ins>
          </w:p>
        </w:tc>
        <w:tc>
          <w:tcPr>
            <w:tcW w:w="85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C63510" w:rsidRDefault="007868BF" w:rsidP="0080494E">
            <w:pPr>
              <w:pStyle w:val="Tableentry"/>
              <w:jc w:val="left"/>
            </w:pPr>
            <w:ins w:id="1258" w:author="lubrich" w:date="2020-04-09T18:48:00Z">
              <w:r w:rsidRPr="00C63510">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077CCC" w:rsidRDefault="007868BF" w:rsidP="0080494E">
            <w:pPr>
              <w:pStyle w:val="Tableentry"/>
              <w:jc w:val="left"/>
            </w:pPr>
            <w:proofErr w:type="spellStart"/>
            <w:ins w:id="1259" w:author="lubrich" w:date="2020-04-09T18:48:00Z">
              <w:r>
                <w:t>Catalog</w:t>
              </w:r>
              <w:proofErr w:type="spellEnd"/>
              <w:r>
                <w:t>, Dataset</w:t>
              </w:r>
            </w:ins>
          </w:p>
        </w:tc>
        <w:tc>
          <w:tcPr>
            <w:tcW w:w="85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077CCC" w:rsidRDefault="007868BF" w:rsidP="0080494E">
            <w:pPr>
              <w:pStyle w:val="Tableentry"/>
              <w:jc w:val="left"/>
            </w:pPr>
            <w:ins w:id="1260" w:author="lubrich" w:date="2020-04-09T18:48:00Z">
              <w:r w:rsidRPr="00077CCC">
                <w:t>spatial/ geographical coverage</w:t>
              </w:r>
            </w:ins>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077CCC" w:rsidRDefault="007868BF" w:rsidP="0080494E">
            <w:pPr>
              <w:pStyle w:val="Tableentry"/>
              <w:jc w:val="left"/>
            </w:pPr>
            <w:ins w:id="1261" w:author="lubrich" w:date="2020-04-09T18:48:00Z">
              <w:r w:rsidRPr="00C63510">
                <w:t>Obligation changed from “O” to “M”</w:t>
              </w:r>
            </w:ins>
          </w:p>
        </w:tc>
        <w:tc>
          <w:tcPr>
            <w:tcW w:w="170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proofErr w:type="spellStart"/>
            <w:ins w:id="1262" w:author="lubrich" w:date="2020-04-09T18:48:00Z">
              <w:r>
                <w:t>dct:spatial</w:t>
              </w:r>
            </w:ins>
            <w:proofErr w:type="spellEnd"/>
          </w:p>
        </w:tc>
        <w:tc>
          <w:tcPr>
            <w:tcW w:w="141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077CCC" w:rsidRDefault="007868BF" w:rsidP="0080494E">
            <w:pPr>
              <w:pStyle w:val="Tableentry"/>
              <w:jc w:val="left"/>
            </w:pPr>
            <w:proofErr w:type="spellStart"/>
            <w:ins w:id="1263" w:author="lubrich" w:date="2020-04-09T18:48:00Z">
              <w:r>
                <w:t>dct:Location</w:t>
              </w:r>
            </w:ins>
            <w:proofErr w:type="spellEnd"/>
          </w:p>
        </w:tc>
        <w:tc>
          <w:tcPr>
            <w:tcW w:w="155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p>
        </w:tc>
        <w:tc>
          <w:tcPr>
            <w:tcW w:w="992"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077CCC" w:rsidRDefault="007868BF" w:rsidP="0080494E">
            <w:pPr>
              <w:pStyle w:val="Tableentry"/>
              <w:jc w:val="left"/>
            </w:pPr>
            <w:ins w:id="1264" w:author="lubrich" w:date="2020-04-09T18:48:00Z">
              <w:r w:rsidRPr="00C63510">
                <w:t>1..n</w:t>
              </w:r>
            </w:ins>
          </w:p>
        </w:tc>
        <w:tc>
          <w:tcPr>
            <w:tcW w:w="85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077CCC" w:rsidRDefault="007868BF" w:rsidP="0080494E">
            <w:pPr>
              <w:pStyle w:val="Tableentry"/>
              <w:jc w:val="left"/>
            </w:pPr>
            <w:ins w:id="1265" w:author="lubrich" w:date="2020-04-09T18:48:00Z">
              <w:r w:rsidRPr="00C63510">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266"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267" w:author="lubrich" w:date="2020-04-09T18:48:00Z">
              <w:r w:rsidRPr="00077CCC">
                <w:t>contact point</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268" w:author="lubrich" w:date="2020-04-09T18:48:00Z">
              <w:r w:rsidRPr="00C63510">
                <w:t>Obligation changed from “</w:t>
              </w:r>
              <w:r>
                <w:t>R</w:t>
              </w:r>
              <w:r w:rsidRPr="00C63510">
                <w:t>” to “M”</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roofErr w:type="spellStart"/>
            <w:ins w:id="1269" w:author="lubrich" w:date="2020-04-09T18:48:00Z">
              <w:r w:rsidRPr="00C63510">
                <w:t>dcat:contactPoint</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proofErr w:type="spellStart"/>
            <w:ins w:id="1270" w:author="lubrich" w:date="2020-04-09T18:48:00Z">
              <w:r>
                <w:t>v</w:t>
              </w:r>
              <w:r w:rsidRPr="00C63510">
                <w:t>card:Kind</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271" w:author="lubrich" w:date="2020-04-09T18:48:00Z">
              <w:r w:rsidRPr="00C63510">
                <w:t>1..1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272"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273" w:author="lubrich" w:date="2020-04-09T18:48:00Z">
              <w:r>
                <w:lastRenderedPageBreak/>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274" w:author="lubrich" w:date="2020-04-09T18:48:00Z">
              <w:r>
                <w:t>Dataset distribution</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275" w:author="lubrich" w:date="2020-04-09T18:48:00Z">
              <w:r w:rsidRPr="00C63510">
                <w:t>Obligation changed from “</w:t>
              </w:r>
              <w:r>
                <w:t>R</w:t>
              </w:r>
              <w:r w:rsidRPr="00C63510">
                <w:t>” to “M”</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proofErr w:type="spellStart"/>
            <w:ins w:id="1276" w:author="lubrich" w:date="2020-04-09T18:48:00Z">
              <w:r>
                <w:t>dcat:distribution</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proofErr w:type="spellStart"/>
            <w:ins w:id="1277" w:author="lubrich" w:date="2020-04-09T18:48:00Z">
              <w:r>
                <w:t>dcat:Distribution</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278" w:author="lubrich" w:date="2020-04-09T18:48:00Z">
              <w:r>
                <w:t>1..n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279"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280"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361B04">
            <w:pPr>
              <w:pStyle w:val="Tableentry"/>
              <w:jc w:val="left"/>
              <w:rPr>
                <w:ins w:id="1281" w:author="lubrich" w:date="2020-04-09T18:48:00Z"/>
              </w:rPr>
            </w:pPr>
          </w:p>
          <w:p w:rsidR="007868BF" w:rsidRDefault="007868BF" w:rsidP="00361B04">
            <w:pPr>
              <w:pStyle w:val="Tableentry"/>
              <w:jc w:val="left"/>
              <w:rPr>
                <w:ins w:id="1282" w:author="lubrich" w:date="2020-04-09T18:48:00Z"/>
              </w:rPr>
            </w:pPr>
            <w:ins w:id="1283" w:author="lubrich" w:date="2020-04-09T18:48:00Z">
              <w:r>
                <w:t>publisher</w:t>
              </w:r>
            </w:ins>
          </w:p>
          <w:p w:rsidR="007868BF" w:rsidRPr="00077CCC" w:rsidRDefault="007868BF" w:rsidP="0080494E">
            <w:pPr>
              <w:pStyle w:val="Tableentry"/>
              <w:jc w:val="left"/>
            </w:pP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284" w:author="lubrich" w:date="2020-04-09T18:48:00Z">
              <w:r>
                <w:t>Obligation changed from “R</w:t>
              </w:r>
              <w:r w:rsidRPr="00C63510">
                <w:t>” to “M”</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ins w:id="1285" w:author="lubrich" w:date="2020-04-09T18:48:00Z">
              <w:r w:rsidRPr="00BF6741">
                <w:rPr>
                  <w:rFonts w:ascii="Arial" w:hAnsi="Arial" w:cs="Arial"/>
                  <w:noProof/>
                </w:rPr>
                <w:t>dct:publisher</w:t>
              </w:r>
            </w:ins>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proofErr w:type="spellStart"/>
            <w:ins w:id="1286" w:author="lubrich" w:date="2020-04-09T18:48:00Z">
              <w:r w:rsidRPr="00BF6741">
                <w:rPr>
                  <w:rFonts w:ascii="Arial" w:hAnsi="Arial" w:cs="Arial"/>
                </w:rPr>
                <w:t>foaf</w:t>
              </w:r>
              <w:r w:rsidRPr="00BF6741">
                <w:rPr>
                  <w:rFonts w:ascii="Arial" w:hAnsi="Arial" w:cs="Arial"/>
                  <w:noProof/>
                </w:rPr>
                <w:t>:Agent</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287" w:author="lubrich" w:date="2020-04-09T18:48:00Z">
              <w:r w:rsidRPr="00C63510">
                <w:t>1..1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288"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289"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290" w:author="lubrich" w:date="2020-04-09T18:48:00Z">
              <w:r>
                <w:t>creator</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291" w:author="lubrich" w:date="2020-04-09T18:48:00Z">
              <w:r w:rsidRPr="00C63510">
                <w:t>Obligation changed from “O” to “M”</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proofErr w:type="spellStart"/>
            <w:ins w:id="1292" w:author="lubrich" w:date="2020-04-09T18:48:00Z">
              <w:r w:rsidRPr="00BF6741">
                <w:rPr>
                  <w:rFonts w:ascii="Arial" w:hAnsi="Arial" w:cs="Arial"/>
                </w:rPr>
                <w:t>dct:creator</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proofErr w:type="spellStart"/>
            <w:ins w:id="1293" w:author="lubrich" w:date="2020-04-09T18:48:00Z">
              <w:r w:rsidRPr="00BF6741">
                <w:rPr>
                  <w:rFonts w:ascii="Arial" w:hAnsi="Arial" w:cs="Arial"/>
                </w:rPr>
                <w:t>foaf</w:t>
              </w:r>
              <w:r w:rsidRPr="00BF6741">
                <w:rPr>
                  <w:rFonts w:ascii="Arial" w:hAnsi="Arial" w:cs="Arial"/>
                  <w:noProof/>
                </w:rPr>
                <w:t>:Agent</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294" w:author="lubrich" w:date="2020-04-09T18:48:00Z">
              <w:r w:rsidRPr="00C63510">
                <w:t>1..1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295" w:author="lubrich" w:date="2020-04-09T18:48:00Z">
              <w:r>
                <w:t>mandatory</w:t>
              </w:r>
            </w:ins>
          </w:p>
        </w:tc>
      </w:tr>
      <w:tr w:rsidR="007868BF" w:rsidRPr="00E41A26" w:rsidTr="002119E9">
        <w:trPr>
          <w:cantSplit/>
          <w:trHeight w:hRule="exact" w:val="918"/>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296"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297" w:author="lubrich" w:date="2020-04-09T18:48:00Z">
              <w:r>
                <w:t>s</w:t>
              </w:r>
              <w:r w:rsidRPr="00C63510">
                <w:t>ervice type category</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298"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roofErr w:type="spellStart"/>
            <w:ins w:id="1299" w:author="lubrich" w:date="2020-04-09T18:48:00Z">
              <w:r w:rsidRPr="00C63510">
                <w:t>dcatnap:serviceTypeCategory</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361B04">
            <w:pPr>
              <w:pStyle w:val="Tableentry"/>
              <w:jc w:val="left"/>
              <w:rPr>
                <w:ins w:id="1300" w:author="lubrich" w:date="2020-04-09T18:48:00Z"/>
              </w:rPr>
            </w:pPr>
            <w:proofErr w:type="spellStart"/>
            <w:ins w:id="1301" w:author="lubrich" w:date="2020-04-09T18:48:00Z">
              <w:r w:rsidRPr="00C63510">
                <w:t>rdfs:Reso</w:t>
              </w:r>
              <w:proofErr w:type="spellEnd"/>
            </w:ins>
          </w:p>
          <w:p w:rsidR="007868BF" w:rsidRPr="00C63510" w:rsidRDefault="007868BF" w:rsidP="0080494E">
            <w:pPr>
              <w:pStyle w:val="Tableentry"/>
              <w:jc w:val="left"/>
            </w:pPr>
            <w:proofErr w:type="spellStart"/>
            <w:ins w:id="1302" w:author="lubrich" w:date="2020-04-09T18:48:00Z">
              <w:r w:rsidRPr="00C63510">
                <w:t>urce</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2119E9">
            <w:pPr>
              <w:pStyle w:val="Tableentry"/>
              <w:jc w:val="left"/>
            </w:pPr>
            <w:ins w:id="1303"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04" w:author="lubrich" w:date="2020-04-09T18:48:00Z">
              <w:r>
                <w:t>0..n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05" w:author="lubrich" w:date="2020-04-09T18:48:00Z">
              <w:r>
                <w:t>recommended</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06"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proofErr w:type="spellStart"/>
            <w:ins w:id="1307" w:author="lubrich" w:date="2020-04-09T18:48:00Z">
              <w:r w:rsidRPr="0085546A">
                <w:t>georeferencing</w:t>
              </w:r>
              <w:proofErr w:type="spellEnd"/>
              <w:r w:rsidRPr="0085546A">
                <w:t xml:space="preserve"> method</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08"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roofErr w:type="spellStart"/>
            <w:ins w:id="1309" w:author="lubrich" w:date="2020-04-09T18:48:00Z">
              <w:r w:rsidRPr="0085546A">
                <w:t>dcatnap:geoReferencingMethod</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361B04">
            <w:pPr>
              <w:pStyle w:val="Tableentry"/>
              <w:jc w:val="left"/>
              <w:rPr>
                <w:ins w:id="1310" w:author="lubrich" w:date="2020-04-09T18:48:00Z"/>
              </w:rPr>
            </w:pPr>
            <w:proofErr w:type="spellStart"/>
            <w:ins w:id="1311" w:author="lubrich" w:date="2020-04-09T18:48:00Z">
              <w:r w:rsidRPr="00C63510">
                <w:t>rdfs:Reso</w:t>
              </w:r>
              <w:proofErr w:type="spellEnd"/>
            </w:ins>
          </w:p>
          <w:p w:rsidR="007868BF" w:rsidRPr="00C63510" w:rsidRDefault="007868BF" w:rsidP="0080494E">
            <w:pPr>
              <w:pStyle w:val="Tableentry"/>
              <w:jc w:val="left"/>
            </w:pPr>
            <w:proofErr w:type="spellStart"/>
            <w:ins w:id="1312" w:author="lubrich" w:date="2020-04-09T18:48:00Z">
              <w:r w:rsidRPr="00C63510">
                <w:t>urce</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2119E9">
            <w:pPr>
              <w:pStyle w:val="Tableentry"/>
              <w:jc w:val="left"/>
            </w:pPr>
            <w:ins w:id="1313" w:author="lubrich" w:date="2020-04-09T18:48:00Z">
              <w:r w:rsidRPr="00C63510">
                <w:t>Controlled v</w:t>
              </w:r>
              <w:r>
                <w:t>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14" w:author="lubrich" w:date="2020-04-09T18:48:00Z">
              <w:r>
                <w:t>0..n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15" w:author="lubrich" w:date="2020-04-09T18:48:00Z">
              <w:r>
                <w:t>recommended</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316"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85546A" w:rsidRDefault="007868BF" w:rsidP="0080494E">
            <w:pPr>
              <w:pStyle w:val="Tableentry"/>
              <w:jc w:val="left"/>
            </w:pPr>
            <w:ins w:id="1317" w:author="lubrich" w:date="2020-04-09T18:48:00Z">
              <w:r w:rsidRPr="003672AB">
                <w:t>transportation mode</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18"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85546A" w:rsidRDefault="007868BF" w:rsidP="0080494E">
            <w:pPr>
              <w:pStyle w:val="Tableentry"/>
              <w:jc w:val="left"/>
            </w:pPr>
            <w:proofErr w:type="spellStart"/>
            <w:ins w:id="1319" w:author="lubrich" w:date="2020-04-09T18:48:00Z">
              <w:r w:rsidRPr="003672AB">
                <w:t>dcatnap:transportationMode</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361B04">
            <w:pPr>
              <w:pStyle w:val="Tableentry"/>
              <w:jc w:val="left"/>
              <w:rPr>
                <w:ins w:id="1320" w:author="lubrich" w:date="2020-04-09T18:48:00Z"/>
              </w:rPr>
            </w:pPr>
            <w:proofErr w:type="spellStart"/>
            <w:ins w:id="1321" w:author="lubrich" w:date="2020-04-09T18:48:00Z">
              <w:r w:rsidRPr="00C63510">
                <w:t>rdfs:Reso</w:t>
              </w:r>
              <w:proofErr w:type="spellEnd"/>
            </w:ins>
          </w:p>
          <w:p w:rsidR="007868BF" w:rsidRPr="00C63510" w:rsidRDefault="007868BF" w:rsidP="0080494E">
            <w:pPr>
              <w:pStyle w:val="Tableentry"/>
              <w:jc w:val="left"/>
            </w:pPr>
            <w:proofErr w:type="spellStart"/>
            <w:ins w:id="1322" w:author="lubrich" w:date="2020-04-09T18:48:00Z">
              <w:r w:rsidRPr="00C63510">
                <w:t>urce</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2119E9">
            <w:pPr>
              <w:pStyle w:val="Tableentry"/>
              <w:jc w:val="left"/>
            </w:pPr>
            <w:ins w:id="1323"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24" w:author="lubrich" w:date="2020-04-09T18:48:00Z">
              <w:r>
                <w:t>1..n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25"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26"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27" w:author="lubrich" w:date="2020-04-09T18:48:00Z">
              <w:r>
                <w:t>q</w:t>
              </w:r>
              <w:r w:rsidRPr="00C63510">
                <w:t xml:space="preserve">uality </w:t>
              </w:r>
              <w:r>
                <w:t>d</w:t>
              </w:r>
              <w:r w:rsidRPr="00C63510">
                <w:t>escription</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28"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roofErr w:type="spellStart"/>
            <w:ins w:id="1329" w:author="lubrich" w:date="2020-04-09T18:48:00Z">
              <w:r w:rsidRPr="00C63510">
                <w:t>dcatnap:qualityDescription</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361B04">
            <w:pPr>
              <w:pStyle w:val="Tableentry"/>
              <w:jc w:val="left"/>
              <w:rPr>
                <w:ins w:id="1330" w:author="lubrich" w:date="2020-04-09T18:48:00Z"/>
              </w:rPr>
            </w:pPr>
            <w:proofErr w:type="spellStart"/>
            <w:ins w:id="1331" w:author="lubrich" w:date="2020-04-09T18:48:00Z">
              <w:r w:rsidRPr="00C63510">
                <w:t>rdfs:Reso</w:t>
              </w:r>
              <w:proofErr w:type="spellEnd"/>
            </w:ins>
          </w:p>
          <w:p w:rsidR="007868BF" w:rsidRPr="00C63510" w:rsidRDefault="007868BF" w:rsidP="0080494E">
            <w:pPr>
              <w:pStyle w:val="Tableentry"/>
              <w:jc w:val="left"/>
            </w:pPr>
            <w:proofErr w:type="spellStart"/>
            <w:ins w:id="1332" w:author="lubrich" w:date="2020-04-09T18:48:00Z">
              <w:r w:rsidRPr="00C63510">
                <w:t>urce</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33" w:author="lubrich" w:date="2020-04-09T18:48:00Z">
              <w:r>
                <w:t>1</w:t>
              </w:r>
              <w:r w:rsidRPr="00C63510">
                <w:t>..</w:t>
              </w:r>
              <w:r>
                <w:t>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34"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35"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36" w:author="lubrich" w:date="2020-04-09T18:48:00Z">
              <w:r w:rsidRPr="001F2901">
                <w:t>national body assessment status</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37"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roofErr w:type="spellStart"/>
            <w:ins w:id="1338" w:author="lubrich" w:date="2020-04-09T18:48:00Z">
              <w:r w:rsidRPr="001F2901">
                <w:t>dcatnap:nationalBodyAssessmentstatus</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361B04">
            <w:pPr>
              <w:pStyle w:val="Tableentry"/>
              <w:jc w:val="left"/>
              <w:rPr>
                <w:ins w:id="1339" w:author="lubrich" w:date="2020-04-09T18:48:00Z"/>
              </w:rPr>
            </w:pPr>
            <w:proofErr w:type="spellStart"/>
            <w:ins w:id="1340" w:author="lubrich" w:date="2020-04-09T18:48:00Z">
              <w:r w:rsidRPr="00C63510">
                <w:t>rdfs:Reso</w:t>
              </w:r>
              <w:proofErr w:type="spellEnd"/>
            </w:ins>
          </w:p>
          <w:p w:rsidR="007868BF" w:rsidRPr="00C63510" w:rsidRDefault="007868BF" w:rsidP="0080494E">
            <w:pPr>
              <w:pStyle w:val="Tableentry"/>
              <w:jc w:val="left"/>
            </w:pPr>
            <w:proofErr w:type="spellStart"/>
            <w:ins w:id="1341" w:author="lubrich" w:date="2020-04-09T18:48:00Z">
              <w:r w:rsidRPr="00C63510">
                <w:t>urce</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42" w:author="lubrich" w:date="2020-04-09T18:48:00Z">
              <w:r>
                <w:t>0..1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43" w:author="lubrich" w:date="2020-04-09T18:48:00Z">
              <w:r>
                <w:t>optional</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44"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45" w:author="lubrich" w:date="2020-04-09T18:48:00Z">
              <w:r w:rsidRPr="00E4113E">
                <w:t>theme/ category</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46" w:author="lubrich" w:date="2020-04-09T18:48:00Z">
              <w:r w:rsidRPr="00C63510">
                <w:t xml:space="preserve">Added </w:t>
              </w:r>
              <w:r>
                <w:t>controlled vocabulary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ins w:id="1347" w:author="lubrich" w:date="2020-04-09T18:48:00Z">
              <w:r w:rsidRPr="00E01651">
                <w:rPr>
                  <w:rFonts w:ascii="Arial" w:hAnsi="Arial" w:cs="Arial"/>
                  <w:noProof/>
                </w:rPr>
                <w:t>dcat</w:t>
              </w:r>
              <w:r w:rsidRPr="00E01651">
                <w:rPr>
                  <w:rFonts w:ascii="Arial" w:hAnsi="Arial" w:cs="Arial"/>
                </w:rPr>
                <w:t>:theme</w:t>
              </w:r>
            </w:ins>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proofErr w:type="spellStart"/>
            <w:ins w:id="1348" w:author="lubrich" w:date="2020-04-09T18:48:00Z">
              <w:r w:rsidRPr="00E4113E">
                <w:t>skos:Concept</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ins w:id="1349"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50" w:author="lubrich" w:date="2020-04-09T18:48:00Z">
              <w:r>
                <w:t>1..n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51"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52"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53" w:author="lubrich" w:date="2020-04-09T18:48:00Z">
              <w:r w:rsidRPr="00E4113E">
                <w:t>theme/ category</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54" w:author="lubrich" w:date="2020-04-09T18:48:00Z">
              <w:r>
                <w:t>Obligation changed from “R</w:t>
              </w:r>
              <w:r w:rsidRPr="00C63510">
                <w:t>” to “M”</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ins w:id="1355" w:author="lubrich" w:date="2020-04-09T18:48:00Z">
              <w:r w:rsidRPr="00E01651">
                <w:rPr>
                  <w:rFonts w:ascii="Arial" w:hAnsi="Arial" w:cs="Arial"/>
                  <w:noProof/>
                </w:rPr>
                <w:t>dcat</w:t>
              </w:r>
              <w:r w:rsidRPr="00E01651">
                <w:rPr>
                  <w:rFonts w:ascii="Arial" w:hAnsi="Arial" w:cs="Arial"/>
                </w:rPr>
                <w:t>:theme</w:t>
              </w:r>
            </w:ins>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proofErr w:type="spellStart"/>
            <w:ins w:id="1356" w:author="lubrich" w:date="2020-04-09T18:48:00Z">
              <w:r w:rsidRPr="00E4113E">
                <w:t>skos:Concept</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ins w:id="1357"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58" w:author="lubrich" w:date="2020-04-09T18:48:00Z">
              <w:r>
                <w:t>1..n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59"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60"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61" w:author="lubrich" w:date="2020-04-09T18:48:00Z">
              <w:r w:rsidRPr="00240F80">
                <w:t>access rights</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62" w:author="lubrich" w:date="2020-04-09T18:48:00Z">
              <w:r w:rsidRPr="00C63510">
                <w:t xml:space="preserve">Added </w:t>
              </w:r>
              <w:r>
                <w:t>controlled vocabulary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roofErr w:type="spellStart"/>
            <w:ins w:id="1363" w:author="lubrich" w:date="2020-04-09T18:48:00Z">
              <w:r w:rsidRPr="00240F80">
                <w:t>dct:accessRights</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proofErr w:type="spellStart"/>
            <w:ins w:id="1364" w:author="lubrich" w:date="2020-04-09T18:48:00Z">
              <w:r w:rsidRPr="00240F80">
                <w:t>dct:RightsStatement</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ins w:id="1365"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66" w:author="lubrich" w:date="2020-04-09T18:48:00Z">
              <w:r>
                <w:t>1..1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67"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68"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69" w:author="lubrich" w:date="2020-04-09T18:48:00Z">
              <w:r w:rsidRPr="00240F80">
                <w:t>access rights</w:t>
              </w:r>
              <w:r w:rsidRPr="00240F80">
                <w:tab/>
              </w:r>
              <w:r w:rsidRPr="00240F80">
                <w:tab/>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70" w:author="lubrich" w:date="2020-04-09T18:48:00Z">
              <w:r>
                <w:t>Obligation changed from “O</w:t>
              </w:r>
              <w:r w:rsidRPr="00C63510">
                <w:t>” to “M”</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roofErr w:type="spellStart"/>
            <w:ins w:id="1371" w:author="lubrich" w:date="2020-04-09T18:48:00Z">
              <w:r w:rsidRPr="00240F80">
                <w:t>dct:accessRights</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proofErr w:type="spellStart"/>
            <w:ins w:id="1372" w:author="lubrich" w:date="2020-04-09T18:48:00Z">
              <w:r w:rsidRPr="00240F80">
                <w:t>dct:RightsStatement</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ins w:id="1373"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74" w:author="lubrich" w:date="2020-04-09T18:48:00Z">
              <w:r>
                <w:t>1..1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75"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76" w:author="lubrich" w:date="2020-04-09T18:48:00Z">
              <w:r>
                <w:lastRenderedPageBreak/>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240F80" w:rsidRDefault="007868BF" w:rsidP="0080494E">
            <w:pPr>
              <w:pStyle w:val="Tableentry"/>
              <w:jc w:val="left"/>
            </w:pPr>
            <w:ins w:id="1377" w:author="lubrich" w:date="2020-04-09T18:48:00Z">
              <w:r w:rsidRPr="00B64BAA">
                <w:t>condition for use</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378"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240F80" w:rsidRDefault="007868BF" w:rsidP="0080494E">
            <w:pPr>
              <w:pStyle w:val="Tableentry"/>
              <w:jc w:val="left"/>
            </w:pPr>
            <w:proofErr w:type="spellStart"/>
            <w:ins w:id="1379" w:author="lubrich" w:date="2020-04-09T18:48:00Z">
              <w:r w:rsidRPr="0093412C">
                <w:t>dcatnap:contitionForUse</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240F80" w:rsidRDefault="007868BF" w:rsidP="0080494E">
            <w:pPr>
              <w:pStyle w:val="Tableentry"/>
              <w:jc w:val="left"/>
            </w:pPr>
            <w:proofErr w:type="spellStart"/>
            <w:ins w:id="1380" w:author="lubrich" w:date="2020-04-09T18:48:00Z">
              <w:r w:rsidRPr="0093412C">
                <w:t>rdfs:Literal</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381" w:author="lubrich" w:date="2020-04-09T18:48:00Z">
              <w:r>
                <w:t>0..1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382" w:author="lubrich" w:date="2020-04-09T18:48:00Z">
              <w:r>
                <w:t>recommended</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83"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240F80" w:rsidRDefault="007868BF" w:rsidP="0080494E">
            <w:pPr>
              <w:pStyle w:val="Tableentry"/>
              <w:jc w:val="left"/>
            </w:pPr>
            <w:ins w:id="1384" w:author="lubrich" w:date="2020-04-09T18:48:00Z">
              <w:r w:rsidRPr="00B64BAA">
                <w:t>licence</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385"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240F80" w:rsidRDefault="007868BF" w:rsidP="0080494E">
            <w:pPr>
              <w:pStyle w:val="Tableentry"/>
              <w:jc w:val="left"/>
            </w:pPr>
            <w:proofErr w:type="spellStart"/>
            <w:ins w:id="1386" w:author="lubrich" w:date="2020-04-09T18:48:00Z">
              <w:r w:rsidRPr="0093412C">
                <w:t>dct:license</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240F80" w:rsidRDefault="007868BF" w:rsidP="0080494E">
            <w:pPr>
              <w:pStyle w:val="Tableentry"/>
              <w:jc w:val="left"/>
            </w:pPr>
            <w:proofErr w:type="spellStart"/>
            <w:ins w:id="1387" w:author="lubrich" w:date="2020-04-09T18:48:00Z">
              <w:r w:rsidRPr="0093412C">
                <w:t>dct:LicenseDocument</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ins w:id="1388" w:author="lubrich" w:date="2020-04-09T18:48:00Z">
              <w:r>
                <w:t>This property already exists for class “Distribution” and now is also used for class “Dataset”</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389" w:author="lubrich" w:date="2020-04-09T18:48:00Z">
              <w:r>
                <w:t>0..1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390" w:author="lubrich" w:date="2020-04-09T18:48:00Z">
              <w:r>
                <w:t>recommended</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91"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B64BAA" w:rsidRDefault="007868BF" w:rsidP="0080494E">
            <w:pPr>
              <w:pStyle w:val="Tableentry"/>
              <w:jc w:val="left"/>
            </w:pPr>
            <w:ins w:id="1392" w:author="lubrich" w:date="2020-04-09T18:48:00Z">
              <w:r w:rsidRPr="003246BA">
                <w:t>frequency</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93" w:author="lubrich" w:date="2020-04-09T18:48:00Z">
              <w:r w:rsidRPr="00C63510">
                <w:t xml:space="preserve">Added </w:t>
              </w:r>
              <w:r>
                <w:t>controlled vocabulary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93412C" w:rsidRDefault="007868BF" w:rsidP="0080494E">
            <w:pPr>
              <w:pStyle w:val="Tableentry"/>
              <w:jc w:val="left"/>
            </w:pPr>
            <w:proofErr w:type="spellStart"/>
            <w:ins w:id="1394" w:author="lubrich" w:date="2020-04-09T18:48:00Z">
              <w:r w:rsidRPr="003246BA">
                <w:t>dct:accrualPeriodicity</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93412C" w:rsidRDefault="007868BF" w:rsidP="0080494E">
            <w:pPr>
              <w:pStyle w:val="Tableentry"/>
              <w:jc w:val="left"/>
            </w:pPr>
            <w:proofErr w:type="spellStart"/>
            <w:ins w:id="1395" w:author="lubrich" w:date="2020-04-09T18:48:00Z">
              <w:r w:rsidRPr="003246BA">
                <w:t>dct:Frequency</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Default="007868BF" w:rsidP="0080494E">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96" w:author="lubrich" w:date="2020-04-09T18:48:00Z">
              <w:r w:rsidRPr="00C63510">
                <w:t>1..</w:t>
              </w:r>
              <w:r>
                <w:t>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97" w:author="lubrich" w:date="2020-04-09T18:48:00Z">
              <w:r w:rsidRPr="00C63510">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398"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B64BAA" w:rsidRDefault="007868BF" w:rsidP="0080494E">
            <w:pPr>
              <w:pStyle w:val="Tableentry"/>
              <w:jc w:val="left"/>
            </w:pPr>
            <w:ins w:id="1399" w:author="lubrich" w:date="2020-04-09T18:48:00Z">
              <w:r w:rsidRPr="003246BA">
                <w:t>frequency</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400" w:author="lubrich" w:date="2020-04-09T18:48:00Z">
              <w:r>
                <w:t>Obligation changed from “O</w:t>
              </w:r>
              <w:r w:rsidRPr="00C63510">
                <w:t>” to “M</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93412C" w:rsidRDefault="007868BF" w:rsidP="0080494E">
            <w:pPr>
              <w:pStyle w:val="Tableentry"/>
              <w:jc w:val="left"/>
            </w:pPr>
            <w:proofErr w:type="spellStart"/>
            <w:ins w:id="1401" w:author="lubrich" w:date="2020-04-09T18:48:00Z">
              <w:r w:rsidRPr="003246BA">
                <w:t>dct:accrualPeriodicity</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93412C" w:rsidRDefault="007868BF" w:rsidP="0080494E">
            <w:pPr>
              <w:pStyle w:val="Tableentry"/>
              <w:jc w:val="left"/>
            </w:pPr>
            <w:proofErr w:type="spellStart"/>
            <w:ins w:id="1402" w:author="lubrich" w:date="2020-04-09T18:48:00Z">
              <w:r w:rsidRPr="003246BA">
                <w:t>dct:Frequency</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Default="007868BF" w:rsidP="0080494E">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403" w:author="lubrich" w:date="2020-04-09T18:48:00Z">
              <w:r w:rsidRPr="00C63510">
                <w:t>1..</w:t>
              </w:r>
              <w:r>
                <w:t>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404" w:author="lubrich" w:date="2020-04-09T18:48:00Z">
              <w:r w:rsidRPr="00C63510">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05"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3246BA" w:rsidRDefault="007868BF" w:rsidP="0080494E">
            <w:pPr>
              <w:pStyle w:val="Tableentry"/>
              <w:jc w:val="left"/>
            </w:pPr>
            <w:ins w:id="1406" w:author="lubrich" w:date="2020-04-09T18:48:00Z">
              <w:r>
                <w:t>language</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407" w:author="lubrich" w:date="2020-04-09T18:48:00Z">
              <w:r>
                <w:t>Obligation changed from “O</w:t>
              </w:r>
              <w:r w:rsidRPr="00C63510">
                <w:t>” to “M</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roofErr w:type="spellStart"/>
            <w:ins w:id="1408" w:author="lubrich" w:date="2020-04-09T18:48:00Z">
              <w:r w:rsidRPr="00C63510">
                <w:t>dct:language</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proofErr w:type="spellStart"/>
            <w:ins w:id="1409" w:author="lubrich" w:date="2020-04-09T18:48:00Z">
              <w:r w:rsidRPr="00C63510">
                <w:t>dct:LinguisticSystem</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C63510" w:rsidRDefault="007868BF" w:rsidP="0080494E">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410" w:author="lubrich" w:date="2020-04-09T18:48:00Z">
              <w:r w:rsidRPr="00C63510">
                <w:t>1..n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411" w:author="lubrich" w:date="2020-04-09T18:48:00Z">
              <w:r w:rsidRPr="00C63510">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412" w:author="lubrich" w:date="2020-04-09T18:48:00Z">
              <w:r>
                <w:t>Dataset</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rFonts w:ascii="Arial" w:hAnsi="Arial" w:cs="Arial"/>
              </w:rPr>
            </w:pPr>
            <w:ins w:id="1413" w:author="lubrich" w:date="2020-04-09T18:48:00Z">
              <w:r w:rsidRPr="00A9323B">
                <w:rPr>
                  <w:rFonts w:ascii="Arial" w:hAnsi="Arial" w:cs="Arial"/>
                </w:rPr>
                <w:t>type</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rFonts w:ascii="Arial" w:hAnsi="Arial" w:cs="Arial"/>
              </w:rPr>
            </w:pPr>
            <w:ins w:id="1414" w:author="lubrich" w:date="2020-04-09T18:48:00Z">
              <w:r w:rsidRPr="00C63510">
                <w:t xml:space="preserve">Added </w:t>
              </w:r>
              <w:r>
                <w:t>controlled vocabulary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Default="007868BF" w:rsidP="0080494E">
            <w:pPr>
              <w:pStyle w:val="Tableentry"/>
              <w:jc w:val="left"/>
              <w:rPr>
                <w:rFonts w:ascii="Arial" w:hAnsi="Arial" w:cs="Arial"/>
              </w:rPr>
            </w:pPr>
            <w:proofErr w:type="spellStart"/>
            <w:ins w:id="1415" w:author="lubrich" w:date="2020-04-09T18:48:00Z">
              <w:r w:rsidRPr="00A9323B">
                <w:rPr>
                  <w:rFonts w:ascii="Arial" w:hAnsi="Arial" w:cs="Arial"/>
                </w:rPr>
                <w:t>dct:type</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rFonts w:ascii="Arial" w:hAnsi="Arial" w:cs="Arial"/>
              </w:rPr>
            </w:pPr>
            <w:ins w:id="1416" w:author="lubrich" w:date="2020-04-09T18:48:00Z">
              <w:r w:rsidRPr="00A9323B">
                <w:rPr>
                  <w:rFonts w:ascii="Arial" w:hAnsi="Arial" w:cs="Arial"/>
                  <w:noProof/>
                </w:rPr>
                <w:t>skos</w:t>
              </w:r>
              <w:r w:rsidRPr="00A9323B">
                <w:rPr>
                  <w:rFonts w:ascii="Arial" w:hAnsi="Arial" w:cs="Arial"/>
                </w:rPr>
                <w:t>:Concept</w:t>
              </w:r>
            </w:ins>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2119E9" w:rsidRDefault="007868BF" w:rsidP="0080494E">
            <w:pPr>
              <w:pStyle w:val="Tableentry"/>
              <w:jc w:val="left"/>
              <w:rPr>
                <w:lang w:val="en-US"/>
              </w:rPr>
            </w:pPr>
            <w:ins w:id="1417"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EC33A9" w:rsidRDefault="007868BF" w:rsidP="0080494E">
            <w:pPr>
              <w:pStyle w:val="Tableentry"/>
              <w:jc w:val="left"/>
              <w:rPr>
                <w:lang w:val="fr-FR"/>
              </w:rPr>
            </w:pPr>
            <w:ins w:id="1418" w:author="lubrich" w:date="2020-04-09T18:48:00Z">
              <w:r>
                <w:rPr>
                  <w:lang w:val="fr-FR"/>
                </w:rPr>
                <w:t>0..1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EC33A9" w:rsidRDefault="007868BF" w:rsidP="0080494E">
            <w:pPr>
              <w:pStyle w:val="Tableentry"/>
              <w:jc w:val="left"/>
              <w:rPr>
                <w:lang w:val="fr-FR"/>
              </w:rPr>
            </w:pPr>
            <w:proofErr w:type="spellStart"/>
            <w:ins w:id="1419" w:author="lubrich" w:date="2020-04-09T18:48:00Z">
              <w:r>
                <w:rPr>
                  <w:lang w:val="fr-FR"/>
                </w:rPr>
                <w:t>optional</w:t>
              </w:r>
            </w:ins>
            <w:proofErr w:type="spellEnd"/>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20" w:author="lubrich" w:date="2020-04-09T18:48:00Z">
              <w:r>
                <w:t>Distribution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9323B" w:rsidRDefault="007868BF" w:rsidP="0080494E">
            <w:pPr>
              <w:pStyle w:val="Tableentry"/>
              <w:jc w:val="left"/>
              <w:rPr>
                <w:rFonts w:ascii="Arial" w:hAnsi="Arial" w:cs="Arial"/>
              </w:rPr>
            </w:pPr>
            <w:ins w:id="1421" w:author="lubrich" w:date="2020-04-09T18:48:00Z">
              <w:r>
                <w:rPr>
                  <w:rFonts w:ascii="Arial" w:hAnsi="Arial" w:cs="Arial"/>
                </w:rPr>
                <w:t>format</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rFonts w:ascii="Arial" w:hAnsi="Arial" w:cs="Arial"/>
              </w:rPr>
            </w:pPr>
            <w:ins w:id="1422" w:author="lubrich" w:date="2020-04-09T18:48:00Z">
              <w:r>
                <w:t>Obligation changed from “R</w:t>
              </w:r>
              <w:r w:rsidRPr="00C63510">
                <w:t>” to “M</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9323B" w:rsidRDefault="007868BF" w:rsidP="0080494E">
            <w:pPr>
              <w:pStyle w:val="Tableentry"/>
              <w:jc w:val="left"/>
              <w:rPr>
                <w:rFonts w:ascii="Arial" w:hAnsi="Arial" w:cs="Arial"/>
              </w:rPr>
            </w:pPr>
            <w:proofErr w:type="spellStart"/>
            <w:ins w:id="1423" w:author="lubrich" w:date="2020-04-09T18:48:00Z">
              <w:r>
                <w:rPr>
                  <w:rFonts w:ascii="Arial" w:hAnsi="Arial" w:cs="Arial"/>
                </w:rPr>
                <w:t>dct:format</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9323B" w:rsidRDefault="007868BF" w:rsidP="0080494E">
            <w:pPr>
              <w:pStyle w:val="Tableentry"/>
              <w:jc w:val="left"/>
              <w:rPr>
                <w:rFonts w:ascii="Arial" w:hAnsi="Arial" w:cs="Arial"/>
                <w:noProof/>
              </w:rPr>
            </w:pPr>
            <w:ins w:id="1424" w:author="lubrich" w:date="2020-04-09T18:48:00Z">
              <w:r>
                <w:rPr>
                  <w:rFonts w:ascii="Arial" w:hAnsi="Arial" w:cs="Arial"/>
                  <w:noProof/>
                </w:rPr>
                <w:t>dct:MediaType</w:t>
              </w:r>
            </w:ins>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37400C" w:rsidRDefault="007868BF" w:rsidP="0080494E">
            <w:pPr>
              <w:pStyle w:val="Tableentry"/>
              <w:jc w:val="left"/>
              <w:rPr>
                <w:lang w:val="en-US"/>
              </w:rPr>
            </w:pPr>
            <w:ins w:id="1425"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EC33A9" w:rsidRDefault="007868BF" w:rsidP="0080494E">
            <w:pPr>
              <w:pStyle w:val="Tableentry"/>
              <w:jc w:val="left"/>
              <w:rPr>
                <w:lang w:val="fr-FR"/>
              </w:rPr>
            </w:pPr>
            <w:ins w:id="1426" w:author="lubrich" w:date="2020-04-09T18:48:00Z">
              <w:r>
                <w:rPr>
                  <w:lang w:val="fr-FR"/>
                </w:rPr>
                <w:t>1..n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EC33A9" w:rsidRDefault="007868BF" w:rsidP="0080494E">
            <w:pPr>
              <w:pStyle w:val="Tableentry"/>
              <w:jc w:val="left"/>
              <w:rPr>
                <w:lang w:val="fr-FR"/>
              </w:rPr>
            </w:pPr>
            <w:proofErr w:type="spellStart"/>
            <w:ins w:id="1427" w:author="lubrich" w:date="2020-04-09T18:48:00Z">
              <w:r>
                <w:rPr>
                  <w:lang w:val="fr-FR"/>
                </w:rPr>
                <w:t>mandatory</w:t>
              </w:r>
            </w:ins>
            <w:proofErr w:type="spellEnd"/>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28" w:author="lubrich" w:date="2020-04-09T18:48:00Z">
              <w:r>
                <w:t>Distribution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9323B" w:rsidRDefault="007868BF" w:rsidP="0080494E">
            <w:pPr>
              <w:pStyle w:val="Tableentry"/>
              <w:jc w:val="left"/>
              <w:rPr>
                <w:rFonts w:ascii="Arial" w:hAnsi="Arial" w:cs="Arial"/>
              </w:rPr>
            </w:pPr>
            <w:ins w:id="1429" w:author="lubrich" w:date="2020-04-09T18:48:00Z">
              <w:r>
                <w:rPr>
                  <w:rFonts w:ascii="Arial" w:hAnsi="Arial" w:cs="Arial"/>
                </w:rPr>
                <w:t>format</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rFonts w:ascii="Arial" w:hAnsi="Arial" w:cs="Arial"/>
              </w:rPr>
            </w:pPr>
            <w:ins w:id="1430" w:author="lubrich" w:date="2020-04-09T18:48:00Z">
              <w:r>
                <w:rPr>
                  <w:rFonts w:ascii="Arial" w:hAnsi="Arial" w:cs="Arial"/>
                </w:rPr>
                <w:t>Added controlled vocabularies</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9323B" w:rsidRDefault="007868BF" w:rsidP="0080494E">
            <w:pPr>
              <w:pStyle w:val="Tableentry"/>
              <w:jc w:val="left"/>
              <w:rPr>
                <w:rFonts w:ascii="Arial" w:hAnsi="Arial" w:cs="Arial"/>
              </w:rPr>
            </w:pPr>
            <w:proofErr w:type="spellStart"/>
            <w:ins w:id="1431" w:author="lubrich" w:date="2020-04-09T18:48:00Z">
              <w:r>
                <w:rPr>
                  <w:rFonts w:ascii="Arial" w:hAnsi="Arial" w:cs="Arial"/>
                </w:rPr>
                <w:t>dct:format</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9323B" w:rsidRDefault="007868BF" w:rsidP="0080494E">
            <w:pPr>
              <w:pStyle w:val="Tableentry"/>
              <w:jc w:val="left"/>
              <w:rPr>
                <w:rFonts w:ascii="Arial" w:hAnsi="Arial" w:cs="Arial"/>
                <w:noProof/>
              </w:rPr>
            </w:pPr>
            <w:ins w:id="1432" w:author="lubrich" w:date="2020-04-09T18:48:00Z">
              <w:r>
                <w:rPr>
                  <w:rFonts w:ascii="Arial" w:hAnsi="Arial" w:cs="Arial"/>
                  <w:noProof/>
                </w:rPr>
                <w:t>dct:MediaType</w:t>
              </w:r>
            </w:ins>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C73E8" w:rsidRDefault="007868BF" w:rsidP="0080494E">
            <w:pPr>
              <w:pStyle w:val="Tableentry"/>
              <w:jc w:val="left"/>
              <w:rPr>
                <w:lang w:val="en-US"/>
              </w:rPr>
            </w:pPr>
            <w:ins w:id="1433"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EC33A9" w:rsidRDefault="007868BF" w:rsidP="0080494E">
            <w:pPr>
              <w:pStyle w:val="Tableentry"/>
              <w:jc w:val="left"/>
              <w:rPr>
                <w:lang w:val="fr-FR"/>
              </w:rPr>
            </w:pPr>
            <w:ins w:id="1434" w:author="lubrich" w:date="2020-04-09T18:48:00Z">
              <w:r>
                <w:rPr>
                  <w:lang w:val="fr-FR"/>
                </w:rPr>
                <w:t>1..n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EC33A9" w:rsidRDefault="007868BF" w:rsidP="0080494E">
            <w:pPr>
              <w:pStyle w:val="Tableentry"/>
              <w:jc w:val="left"/>
              <w:rPr>
                <w:lang w:val="fr-FR"/>
              </w:rPr>
            </w:pPr>
            <w:proofErr w:type="spellStart"/>
            <w:ins w:id="1435" w:author="lubrich" w:date="2020-04-09T18:48:00Z">
              <w:r>
                <w:rPr>
                  <w:lang w:val="fr-FR"/>
                </w:rPr>
                <w:t>mandatory</w:t>
              </w:r>
            </w:ins>
            <w:proofErr w:type="spellEnd"/>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36" w:author="lubrich" w:date="2020-04-09T18:48:00Z">
              <w:r>
                <w:t>Distribution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rFonts w:ascii="Arial" w:hAnsi="Arial" w:cs="Arial"/>
              </w:rPr>
            </w:pPr>
            <w:ins w:id="1437" w:author="lubrich" w:date="2020-04-09T18:48:00Z">
              <w:r w:rsidRPr="00560EF3">
                <w:rPr>
                  <w:rFonts w:ascii="Arial" w:hAnsi="Arial" w:cs="Arial"/>
                </w:rPr>
                <w:t>data format description</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rFonts w:ascii="Arial" w:hAnsi="Arial" w:cs="Arial"/>
              </w:rPr>
            </w:pPr>
            <w:ins w:id="1438"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Default="007868BF" w:rsidP="0080494E">
            <w:pPr>
              <w:pStyle w:val="Tableentry"/>
              <w:jc w:val="left"/>
              <w:rPr>
                <w:rFonts w:ascii="Arial" w:hAnsi="Arial" w:cs="Arial"/>
              </w:rPr>
            </w:pPr>
            <w:proofErr w:type="spellStart"/>
            <w:ins w:id="1439" w:author="lubrich" w:date="2020-04-09T18:48:00Z">
              <w:r w:rsidRPr="00E71641">
                <w:rPr>
                  <w:rFonts w:ascii="Arial" w:hAnsi="Arial" w:cs="Arial"/>
                </w:rPr>
                <w:t>dcatnap:dataFormatDescription</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rFonts w:ascii="Arial" w:hAnsi="Arial" w:cs="Arial"/>
                <w:noProof/>
              </w:rPr>
            </w:pPr>
            <w:proofErr w:type="spellStart"/>
            <w:ins w:id="1440" w:author="lubrich" w:date="2020-04-09T18:48:00Z">
              <w:r w:rsidRPr="002C6FB5">
                <w:t>rdfs:Literal</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441" w:author="lubrich" w:date="2020-04-09T18:48:00Z">
              <w:r>
                <w:t>0..1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lang w:val="fr-FR"/>
              </w:rPr>
            </w:pPr>
            <w:proofErr w:type="spellStart"/>
            <w:ins w:id="1442" w:author="lubrich" w:date="2020-04-09T18:48:00Z">
              <w:r>
                <w:rPr>
                  <w:lang w:val="fr-FR"/>
                </w:rPr>
                <w:t>optional</w:t>
              </w:r>
            </w:ins>
            <w:proofErr w:type="spellEnd"/>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43" w:author="lubrich" w:date="2020-04-09T18:48:00Z">
              <w:r>
                <w:t>Distribution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560EF3" w:rsidRDefault="007868BF" w:rsidP="0080494E">
            <w:pPr>
              <w:pStyle w:val="Tableentry"/>
              <w:jc w:val="left"/>
              <w:rPr>
                <w:rFonts w:ascii="Arial" w:hAnsi="Arial" w:cs="Arial"/>
              </w:rPr>
            </w:pPr>
            <w:ins w:id="1444" w:author="lubrich" w:date="2020-04-09T18:48:00Z">
              <w:r w:rsidRPr="00AC73E8">
                <w:rPr>
                  <w:rFonts w:ascii="Arial" w:hAnsi="Arial" w:cs="Arial"/>
                </w:rPr>
                <w:t>application layer protocol</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445"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E71641" w:rsidRDefault="007868BF" w:rsidP="0080494E">
            <w:pPr>
              <w:pStyle w:val="Tableentry"/>
              <w:jc w:val="left"/>
              <w:rPr>
                <w:rFonts w:ascii="Arial" w:hAnsi="Arial" w:cs="Arial"/>
              </w:rPr>
            </w:pPr>
            <w:proofErr w:type="spellStart"/>
            <w:ins w:id="1446" w:author="lubrich" w:date="2020-04-09T18:48:00Z">
              <w:r w:rsidRPr="00AC73E8">
                <w:rPr>
                  <w:rFonts w:ascii="Arial" w:hAnsi="Arial" w:cs="Arial"/>
                </w:rPr>
                <w:t>dcatnap</w:t>
              </w:r>
              <w:proofErr w:type="spellEnd"/>
              <w:r w:rsidRPr="00AC73E8">
                <w:rPr>
                  <w:rFonts w:ascii="Arial" w:hAnsi="Arial" w:cs="Arial"/>
                </w:rPr>
                <w:t xml:space="preserve">: </w:t>
              </w:r>
              <w:proofErr w:type="spellStart"/>
              <w:r w:rsidRPr="00AC73E8">
                <w:rPr>
                  <w:rFonts w:ascii="Arial" w:hAnsi="Arial" w:cs="Arial"/>
                </w:rPr>
                <w:t>applicationLayerProtocol</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361B04">
            <w:pPr>
              <w:pStyle w:val="Tableentry"/>
              <w:jc w:val="left"/>
              <w:rPr>
                <w:ins w:id="1447" w:author="lubrich" w:date="2020-04-09T18:48:00Z"/>
              </w:rPr>
            </w:pPr>
            <w:proofErr w:type="spellStart"/>
            <w:ins w:id="1448" w:author="lubrich" w:date="2020-04-09T18:48:00Z">
              <w:r w:rsidRPr="00C63510">
                <w:t>rdfs:Reso</w:t>
              </w:r>
              <w:proofErr w:type="spellEnd"/>
            </w:ins>
          </w:p>
          <w:p w:rsidR="007868BF" w:rsidRPr="002C6FB5" w:rsidRDefault="007868BF" w:rsidP="0080494E">
            <w:pPr>
              <w:pStyle w:val="Tableentry"/>
              <w:jc w:val="left"/>
            </w:pPr>
            <w:proofErr w:type="spellStart"/>
            <w:ins w:id="1449" w:author="lubrich" w:date="2020-04-09T18:48:00Z">
              <w:r w:rsidRPr="00C63510">
                <w:t>urce</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Default="007868BF" w:rsidP="0080494E">
            <w:pPr>
              <w:pStyle w:val="Tableentry"/>
              <w:jc w:val="left"/>
            </w:pPr>
            <w:ins w:id="1450"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51" w:author="lubrich" w:date="2020-04-09T18:48:00Z">
              <w:r>
                <w:t>1..1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lang w:val="fr-FR"/>
              </w:rPr>
            </w:pPr>
            <w:ins w:id="1452"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53" w:author="lubrich" w:date="2020-04-09T18:48:00Z">
              <w:r>
                <w:t>Distribution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560EF3" w:rsidRDefault="007868BF" w:rsidP="0080494E">
            <w:pPr>
              <w:pStyle w:val="Tableentry"/>
              <w:jc w:val="left"/>
              <w:rPr>
                <w:rFonts w:ascii="Arial" w:hAnsi="Arial" w:cs="Arial"/>
              </w:rPr>
            </w:pPr>
            <w:ins w:id="1454" w:author="lubrich" w:date="2020-04-09T18:48:00Z">
              <w:r w:rsidRPr="00AC73E8">
                <w:rPr>
                  <w:rFonts w:ascii="Arial" w:hAnsi="Arial" w:cs="Arial"/>
                </w:rPr>
                <w:t>application layer protocol</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455" w:author="lubrich" w:date="2020-04-09T18:48:00Z">
              <w:r w:rsidRPr="00C63510">
                <w:t xml:space="preserve">Added </w:t>
              </w:r>
              <w:r>
                <w:t>controlled vocabulary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E71641" w:rsidRDefault="007868BF" w:rsidP="0080494E">
            <w:pPr>
              <w:pStyle w:val="Tableentry"/>
              <w:jc w:val="left"/>
              <w:rPr>
                <w:rFonts w:ascii="Arial" w:hAnsi="Arial" w:cs="Arial"/>
              </w:rPr>
            </w:pPr>
            <w:proofErr w:type="spellStart"/>
            <w:ins w:id="1456" w:author="lubrich" w:date="2020-04-09T18:48:00Z">
              <w:r w:rsidRPr="00AC73E8">
                <w:rPr>
                  <w:rFonts w:ascii="Arial" w:hAnsi="Arial" w:cs="Arial"/>
                </w:rPr>
                <w:t>dcatnap</w:t>
              </w:r>
              <w:proofErr w:type="spellEnd"/>
              <w:r w:rsidRPr="00AC73E8">
                <w:rPr>
                  <w:rFonts w:ascii="Arial" w:hAnsi="Arial" w:cs="Arial"/>
                </w:rPr>
                <w:t xml:space="preserve">: </w:t>
              </w:r>
              <w:proofErr w:type="spellStart"/>
              <w:r w:rsidRPr="00AC73E8">
                <w:rPr>
                  <w:rFonts w:ascii="Arial" w:hAnsi="Arial" w:cs="Arial"/>
                </w:rPr>
                <w:t>applicationLayerProtocol</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361B04">
            <w:pPr>
              <w:pStyle w:val="Tableentry"/>
              <w:jc w:val="left"/>
              <w:rPr>
                <w:ins w:id="1457" w:author="lubrich" w:date="2020-04-09T18:48:00Z"/>
              </w:rPr>
            </w:pPr>
            <w:proofErr w:type="spellStart"/>
            <w:ins w:id="1458" w:author="lubrich" w:date="2020-04-09T18:48:00Z">
              <w:r w:rsidRPr="00C63510">
                <w:t>rdfs:Reso</w:t>
              </w:r>
              <w:proofErr w:type="spellEnd"/>
            </w:ins>
          </w:p>
          <w:p w:rsidR="007868BF" w:rsidRPr="002C6FB5" w:rsidRDefault="007868BF" w:rsidP="0080494E">
            <w:pPr>
              <w:pStyle w:val="Tableentry"/>
              <w:jc w:val="left"/>
            </w:pPr>
            <w:proofErr w:type="spellStart"/>
            <w:ins w:id="1459" w:author="lubrich" w:date="2020-04-09T18:48:00Z">
              <w:r w:rsidRPr="00C63510">
                <w:t>urce</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Default="007868BF" w:rsidP="0080494E">
            <w:pPr>
              <w:pStyle w:val="Tableentry"/>
              <w:jc w:val="left"/>
            </w:pPr>
            <w:ins w:id="1460"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61" w:author="lubrich" w:date="2020-04-09T18:48:00Z">
              <w:r>
                <w:t>1..1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lang w:val="fr-FR"/>
              </w:rPr>
            </w:pPr>
            <w:ins w:id="1462"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63" w:author="lubrich" w:date="2020-04-09T18:48:00Z">
              <w:r>
                <w:t>Distribution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560EF3" w:rsidRDefault="007868BF" w:rsidP="0080494E">
            <w:pPr>
              <w:pStyle w:val="Tableentry"/>
              <w:jc w:val="left"/>
              <w:rPr>
                <w:rFonts w:ascii="Arial" w:hAnsi="Arial" w:cs="Arial"/>
              </w:rPr>
            </w:pPr>
            <w:ins w:id="1464" w:author="lubrich" w:date="2020-04-09T18:48:00Z">
              <w:r w:rsidRPr="00AC73E8">
                <w:rPr>
                  <w:rFonts w:ascii="Arial" w:hAnsi="Arial" w:cs="Arial"/>
                </w:rPr>
                <w:t>communication method</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465"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E71641" w:rsidRDefault="007868BF" w:rsidP="0080494E">
            <w:pPr>
              <w:pStyle w:val="Tableentry"/>
              <w:jc w:val="left"/>
              <w:rPr>
                <w:rFonts w:ascii="Arial" w:hAnsi="Arial" w:cs="Arial"/>
              </w:rPr>
            </w:pPr>
            <w:proofErr w:type="spellStart"/>
            <w:ins w:id="1466" w:author="lubrich" w:date="2020-04-09T18:48:00Z">
              <w:r w:rsidRPr="00AC73E8">
                <w:rPr>
                  <w:rFonts w:ascii="Arial" w:hAnsi="Arial" w:cs="Arial"/>
                </w:rPr>
                <w:t>dcatnap:communicationMethod</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361B04">
            <w:pPr>
              <w:pStyle w:val="Tableentry"/>
              <w:jc w:val="left"/>
              <w:rPr>
                <w:ins w:id="1467" w:author="lubrich" w:date="2020-04-09T18:48:00Z"/>
              </w:rPr>
            </w:pPr>
            <w:proofErr w:type="spellStart"/>
            <w:ins w:id="1468" w:author="lubrich" w:date="2020-04-09T18:48:00Z">
              <w:r w:rsidRPr="00C63510">
                <w:t>rdfs:Reso</w:t>
              </w:r>
              <w:proofErr w:type="spellEnd"/>
            </w:ins>
          </w:p>
          <w:p w:rsidR="007868BF" w:rsidRPr="002C6FB5" w:rsidRDefault="007868BF" w:rsidP="0080494E">
            <w:pPr>
              <w:pStyle w:val="Tableentry"/>
              <w:jc w:val="left"/>
            </w:pPr>
            <w:proofErr w:type="spellStart"/>
            <w:ins w:id="1469" w:author="lubrich" w:date="2020-04-09T18:48:00Z">
              <w:r w:rsidRPr="00C63510">
                <w:t>urce</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Default="007868BF" w:rsidP="0080494E">
            <w:pPr>
              <w:pStyle w:val="Tableentry"/>
              <w:jc w:val="left"/>
            </w:pPr>
            <w:ins w:id="1470"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71" w:author="lubrich" w:date="2020-04-09T18:48:00Z">
              <w:r>
                <w:t>1..n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lang w:val="fr-FR"/>
              </w:rPr>
            </w:pPr>
            <w:ins w:id="1472"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73" w:author="lubrich" w:date="2020-04-09T18:48:00Z">
              <w:r>
                <w:t>Distribution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560EF3" w:rsidRDefault="007868BF" w:rsidP="0080494E">
            <w:pPr>
              <w:pStyle w:val="Tableentry"/>
              <w:jc w:val="left"/>
              <w:rPr>
                <w:rFonts w:ascii="Arial" w:hAnsi="Arial" w:cs="Arial"/>
              </w:rPr>
            </w:pPr>
            <w:ins w:id="1474" w:author="lubrich" w:date="2020-04-09T18:48:00Z">
              <w:r w:rsidRPr="00AC73E8">
                <w:rPr>
                  <w:rFonts w:ascii="Arial" w:hAnsi="Arial" w:cs="Arial"/>
                </w:rPr>
                <w:t>communication method</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80494E">
            <w:pPr>
              <w:pStyle w:val="Tableentry"/>
              <w:jc w:val="left"/>
            </w:pPr>
            <w:ins w:id="1475" w:author="lubrich" w:date="2020-04-09T18:48:00Z">
              <w:r w:rsidRPr="00C63510">
                <w:t xml:space="preserve">Added </w:t>
              </w:r>
              <w:r>
                <w:t>controlled vocabulary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E71641" w:rsidRDefault="007868BF" w:rsidP="0080494E">
            <w:pPr>
              <w:pStyle w:val="Tableentry"/>
              <w:jc w:val="left"/>
              <w:rPr>
                <w:rFonts w:ascii="Arial" w:hAnsi="Arial" w:cs="Arial"/>
              </w:rPr>
            </w:pPr>
            <w:proofErr w:type="spellStart"/>
            <w:ins w:id="1476" w:author="lubrich" w:date="2020-04-09T18:48:00Z">
              <w:r w:rsidRPr="00AC73E8">
                <w:rPr>
                  <w:rFonts w:ascii="Arial" w:hAnsi="Arial" w:cs="Arial"/>
                </w:rPr>
                <w:t>dcatnap:communicationMethod</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361B04">
            <w:pPr>
              <w:pStyle w:val="Tableentry"/>
              <w:jc w:val="left"/>
              <w:rPr>
                <w:ins w:id="1477" w:author="lubrich" w:date="2020-04-09T18:48:00Z"/>
              </w:rPr>
            </w:pPr>
            <w:proofErr w:type="spellStart"/>
            <w:ins w:id="1478" w:author="lubrich" w:date="2020-04-09T18:48:00Z">
              <w:r w:rsidRPr="00C63510">
                <w:t>rdfs:Reso</w:t>
              </w:r>
              <w:proofErr w:type="spellEnd"/>
            </w:ins>
          </w:p>
          <w:p w:rsidR="007868BF" w:rsidRPr="002C6FB5" w:rsidRDefault="007868BF" w:rsidP="0080494E">
            <w:pPr>
              <w:pStyle w:val="Tableentry"/>
              <w:jc w:val="left"/>
            </w:pPr>
            <w:proofErr w:type="spellStart"/>
            <w:ins w:id="1479" w:author="lubrich" w:date="2020-04-09T18:48:00Z">
              <w:r w:rsidRPr="00C63510">
                <w:t>urce</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Default="007868BF" w:rsidP="0080494E">
            <w:pPr>
              <w:pStyle w:val="Tableentry"/>
              <w:jc w:val="left"/>
            </w:pPr>
            <w:ins w:id="1480"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81" w:author="lubrich" w:date="2020-04-09T18:48:00Z">
              <w:r>
                <w:t>1..n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rPr>
                <w:lang w:val="fr-FR"/>
              </w:rPr>
            </w:pPr>
            <w:ins w:id="1482"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483" w:author="lubrich" w:date="2020-04-09T18:48:00Z">
              <w:r>
                <w:lastRenderedPageBreak/>
                <w:t>Location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484" w:author="lubrich" w:date="2020-04-09T18:48:00Z">
              <w:r w:rsidRPr="00C63510">
                <w:t>geographic identifier</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485"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ins w:id="1486" w:author="lubrich" w:date="2020-04-09T18:48:00Z">
              <w:r w:rsidRPr="00C63510">
                <w:t>locn:adminUnitL1</w:t>
              </w:r>
            </w:ins>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361B04">
            <w:pPr>
              <w:pStyle w:val="Tableentry"/>
              <w:jc w:val="left"/>
              <w:rPr>
                <w:ins w:id="1487" w:author="lubrich" w:date="2020-04-09T18:48:00Z"/>
              </w:rPr>
            </w:pPr>
            <w:proofErr w:type="spellStart"/>
            <w:ins w:id="1488" w:author="lubrich" w:date="2020-04-09T18:48:00Z">
              <w:r w:rsidRPr="00C63510">
                <w:t>rdfs:Reso</w:t>
              </w:r>
              <w:proofErr w:type="spellEnd"/>
            </w:ins>
          </w:p>
          <w:p w:rsidR="007868BF" w:rsidRPr="00C63510" w:rsidRDefault="007868BF" w:rsidP="0080494E">
            <w:pPr>
              <w:pStyle w:val="Tableentry"/>
              <w:jc w:val="left"/>
            </w:pPr>
            <w:proofErr w:type="spellStart"/>
            <w:ins w:id="1489" w:author="lubrich" w:date="2020-04-09T18:48:00Z">
              <w:r w:rsidRPr="00C63510">
                <w:t>urce</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ins w:id="1490"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491" w:author="lubrich" w:date="2020-04-09T18:48:00Z">
              <w:r>
                <w:t>1..n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492"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493" w:author="lubrich" w:date="2020-04-09T18:48:00Z">
              <w:r>
                <w:t>Location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494" w:author="lubrich" w:date="2020-04-09T18:48:00Z">
              <w:r w:rsidRPr="002C6FB5">
                <w:t>network coverage</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495"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proofErr w:type="spellStart"/>
            <w:ins w:id="1496" w:author="lubrich" w:date="2020-04-09T18:48:00Z">
              <w:r w:rsidRPr="00F64D76">
                <w:t>dcatnap:networkCoverage</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C63510" w:rsidRDefault="007868BF" w:rsidP="00361B04">
            <w:pPr>
              <w:pStyle w:val="Tableentry"/>
              <w:jc w:val="left"/>
              <w:rPr>
                <w:ins w:id="1497" w:author="lubrich" w:date="2020-04-09T18:48:00Z"/>
              </w:rPr>
            </w:pPr>
            <w:proofErr w:type="spellStart"/>
            <w:ins w:id="1498" w:author="lubrich" w:date="2020-04-09T18:48:00Z">
              <w:r w:rsidRPr="00C63510">
                <w:t>rdfs:Reso</w:t>
              </w:r>
              <w:proofErr w:type="spellEnd"/>
            </w:ins>
          </w:p>
          <w:p w:rsidR="007868BF" w:rsidRPr="00077CCC" w:rsidRDefault="007868BF" w:rsidP="0080494E">
            <w:pPr>
              <w:pStyle w:val="Tableentry"/>
              <w:jc w:val="left"/>
            </w:pPr>
            <w:proofErr w:type="spellStart"/>
            <w:ins w:id="1499" w:author="lubrich" w:date="2020-04-09T18:48:00Z">
              <w:r w:rsidRPr="00C63510">
                <w:t>urce</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ins w:id="1500" w:author="lubrich" w:date="2020-04-09T18:48:00Z">
              <w:r w:rsidRPr="00C63510">
                <w:t>Controlled vocabulary provided</w:t>
              </w:r>
            </w:ins>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501" w:author="lubrich" w:date="2020-04-09T18:48:00Z">
              <w:r>
                <w:t>1..n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502" w:author="lubrich" w:date="2020-04-09T18:48:00Z">
              <w:r>
                <w:t>mandatory</w:t>
              </w:r>
            </w:ins>
          </w:p>
        </w:tc>
      </w:tr>
      <w:tr w:rsidR="007868BF" w:rsidRPr="00E41A26"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503" w:author="lubrich" w:date="2020-04-09T18:48:00Z">
              <w:r>
                <w:t>Location</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Default="007868BF" w:rsidP="0080494E">
            <w:pPr>
              <w:pStyle w:val="Tableentry"/>
              <w:jc w:val="left"/>
            </w:pPr>
            <w:ins w:id="1504" w:author="lubrich" w:date="2020-04-09T18:48:00Z">
              <w:r w:rsidRPr="002C6FB5">
                <w:t>network coverage description</w:t>
              </w:r>
            </w:ins>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505" w:author="lubrich" w:date="2020-04-09T18:48:00Z">
              <w:r w:rsidRPr="00C63510">
                <w:t>Added property</w:t>
              </w:r>
            </w:ins>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proofErr w:type="spellStart"/>
            <w:ins w:id="1506" w:author="lubrich" w:date="2020-04-09T18:48:00Z">
              <w:r w:rsidRPr="002C6FB5">
                <w:t>dcatnap:networkCoverageDescription</w:t>
              </w:r>
            </w:ins>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proofErr w:type="spellStart"/>
            <w:ins w:id="1507" w:author="lubrich" w:date="2020-04-09T18:48:00Z">
              <w:r w:rsidRPr="002C6FB5">
                <w:t>rdfs:Literal</w:t>
              </w:r>
            </w:ins>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077CCC" w:rsidRDefault="007868BF" w:rsidP="0080494E">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508" w:author="lubrich" w:date="2020-04-09T18:48:00Z">
              <w:r>
                <w:t>0..1</w:t>
              </w:r>
            </w:ins>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077CCC" w:rsidRDefault="007868BF" w:rsidP="0080494E">
            <w:pPr>
              <w:pStyle w:val="Tableentry"/>
              <w:jc w:val="left"/>
            </w:pPr>
            <w:ins w:id="1509" w:author="lubrich" w:date="2020-04-09T18:48:00Z">
              <w:r>
                <w:t>optional</w:t>
              </w:r>
            </w:ins>
          </w:p>
        </w:tc>
      </w:tr>
    </w:tbl>
    <w:p w:rsidR="00CD4627" w:rsidRPr="00CD4627" w:rsidRDefault="00CD4627" w:rsidP="00CD4627">
      <w:pPr>
        <w:pStyle w:val="Paragraphe"/>
      </w:pPr>
    </w:p>
    <w:p w:rsidR="00CD4627" w:rsidRDefault="00CD4627">
      <w:pPr>
        <w:rPr>
          <w:rFonts w:ascii="Arial" w:hAnsi="Arial"/>
          <w:b/>
          <w:bCs/>
          <w:color w:val="1F497D"/>
          <w:sz w:val="28"/>
          <w:szCs w:val="28"/>
          <w:lang w:val="en-GB" w:eastAsia="fr-FR"/>
        </w:rPr>
      </w:pPr>
      <w:r>
        <w:rPr>
          <w:color w:val="1F497D"/>
        </w:rPr>
        <w:br w:type="page"/>
      </w:r>
    </w:p>
    <w:p w:rsidR="006F704A" w:rsidRDefault="002E7E5C" w:rsidP="006F704A">
      <w:pPr>
        <w:pStyle w:val="berschrift1"/>
        <w:tabs>
          <w:tab w:val="left" w:pos="1080"/>
        </w:tabs>
        <w:ind w:left="2410"/>
        <w:rPr>
          <w:color w:val="1F497D"/>
        </w:rPr>
      </w:pPr>
      <w:bookmarkStart w:id="1510" w:name="_Toc37349959"/>
      <w:r>
        <w:rPr>
          <w:color w:val="1F497D"/>
        </w:rPr>
        <w:lastRenderedPageBreak/>
        <w:t>Detailed usage Notes</w:t>
      </w:r>
      <w:bookmarkEnd w:id="1510"/>
    </w:p>
    <w:p w:rsidR="002E7E5C" w:rsidRPr="00E8059B" w:rsidRDefault="007358D1" w:rsidP="002E7E5C">
      <w:pPr>
        <w:pStyle w:val="berschrift2"/>
        <w:tabs>
          <w:tab w:val="clear" w:pos="576"/>
        </w:tabs>
        <w:ind w:left="2552" w:hanging="567"/>
        <w:jc w:val="left"/>
      </w:pPr>
      <w:bookmarkStart w:id="1511" w:name="_Toc37349960"/>
      <w:r>
        <w:t>In general</w:t>
      </w:r>
      <w:bookmarkEnd w:id="1511"/>
    </w:p>
    <w:p w:rsidR="002E7E5C" w:rsidRDefault="007358D1" w:rsidP="002E7E5C">
      <w:pPr>
        <w:pStyle w:val="Paragraphe"/>
        <w:ind w:left="1985"/>
      </w:pPr>
      <w:r>
        <w:t xml:space="preserve">…to be added… </w:t>
      </w:r>
    </w:p>
    <w:p w:rsidR="002E7E5C" w:rsidRDefault="002E7E5C" w:rsidP="002E7E5C">
      <w:pPr>
        <w:pStyle w:val="Paragraphe"/>
        <w:ind w:left="1985"/>
      </w:pPr>
    </w:p>
    <w:p w:rsidR="002E7E5C" w:rsidRPr="00E8059B" w:rsidRDefault="002E7E5C" w:rsidP="002E7E5C">
      <w:pPr>
        <w:pStyle w:val="berschrift2"/>
        <w:tabs>
          <w:tab w:val="clear" w:pos="576"/>
        </w:tabs>
        <w:ind w:left="2552" w:hanging="567"/>
        <w:jc w:val="left"/>
      </w:pPr>
      <w:bookmarkStart w:id="1512" w:name="_Toc37349961"/>
      <w:r>
        <w:t>For Class</w:t>
      </w:r>
      <w:r w:rsidR="007358D1">
        <w:t>/Property</w:t>
      </w:r>
      <w:r>
        <w:t xml:space="preserve"> “xxx”</w:t>
      </w:r>
      <w:bookmarkEnd w:id="1512"/>
    </w:p>
    <w:p w:rsidR="007358D1" w:rsidRDefault="007358D1" w:rsidP="007358D1">
      <w:pPr>
        <w:pStyle w:val="Paragraphe"/>
        <w:ind w:left="1985"/>
      </w:pPr>
      <w:r>
        <w:t xml:space="preserve">…to be added… </w:t>
      </w:r>
    </w:p>
    <w:p w:rsidR="002E7E5C" w:rsidRDefault="002E7E5C" w:rsidP="002E7E5C">
      <w:pPr>
        <w:pStyle w:val="Paragraphe"/>
        <w:ind w:left="1985"/>
        <w:rPr>
          <w:lang w:val="en-US"/>
        </w:rPr>
      </w:pPr>
    </w:p>
    <w:p w:rsidR="002E7E5C" w:rsidRDefault="002E7E5C" w:rsidP="005A1509">
      <w:pPr>
        <w:pStyle w:val="Paragraphe"/>
        <w:ind w:left="1985"/>
        <w:rPr>
          <w:lang w:val="en-US"/>
        </w:rPr>
      </w:pPr>
    </w:p>
    <w:p w:rsidR="002E7E5C" w:rsidRDefault="002E7E5C" w:rsidP="002E7E5C">
      <w:pPr>
        <w:pStyle w:val="berschrift1"/>
        <w:tabs>
          <w:tab w:val="left" w:pos="1080"/>
        </w:tabs>
        <w:ind w:left="2410"/>
        <w:rPr>
          <w:color w:val="1F497D"/>
        </w:rPr>
      </w:pPr>
      <w:bookmarkStart w:id="1513" w:name="_Toc37349962"/>
      <w:r>
        <w:rPr>
          <w:color w:val="1F497D"/>
        </w:rPr>
        <w:t xml:space="preserve">Mapping table </w:t>
      </w:r>
      <w:r w:rsidR="007358D1">
        <w:rPr>
          <w:color w:val="1F497D"/>
        </w:rPr>
        <w:t xml:space="preserve">CMC (Version 2019) </w:t>
      </w:r>
      <w:r>
        <w:rPr>
          <w:color w:val="1F497D"/>
        </w:rPr>
        <w:t>to DCAT-AP</w:t>
      </w:r>
      <w:bookmarkEnd w:id="1513"/>
      <w:r>
        <w:rPr>
          <w:color w:val="1F497D"/>
        </w:rPr>
        <w:t xml:space="preserve"> </w:t>
      </w:r>
    </w:p>
    <w:p w:rsidR="002E7E5C" w:rsidRPr="005A1509" w:rsidRDefault="002E7E5C" w:rsidP="005A1509">
      <w:pPr>
        <w:pStyle w:val="Paragraphe"/>
        <w:ind w:left="1985"/>
        <w:rPr>
          <w:lang w:val="en-US"/>
        </w:rPr>
      </w:pPr>
      <w:r w:rsidRPr="005A1509">
        <w:rPr>
          <w:lang w:val="en-US"/>
        </w:rPr>
        <w:t>A mapping table</w:t>
      </w:r>
      <w:r>
        <w:rPr>
          <w:lang w:val="en-US"/>
        </w:rPr>
        <w:t xml:space="preserve"> has been prep</w:t>
      </w:r>
      <w:r w:rsidRPr="005A1509">
        <w:rPr>
          <w:lang w:val="en-US"/>
        </w:rPr>
        <w:t xml:space="preserve">ared </w:t>
      </w:r>
      <w:r>
        <w:rPr>
          <w:lang w:val="en-US"/>
        </w:rPr>
        <w:t>to show how</w:t>
      </w:r>
      <w:r w:rsidRPr="005A1509">
        <w:rPr>
          <w:lang w:val="en-US"/>
        </w:rPr>
        <w:t xml:space="preserve"> the </w:t>
      </w:r>
      <w:r>
        <w:rPr>
          <w:lang w:val="en-US"/>
        </w:rPr>
        <w:t>M</w:t>
      </w:r>
      <w:r w:rsidRPr="005A1509">
        <w:rPr>
          <w:lang w:val="en-US"/>
        </w:rPr>
        <w:t xml:space="preserve">etadata elements from </w:t>
      </w:r>
      <w:r w:rsidR="007358D1">
        <w:rPr>
          <w:lang w:val="en-US"/>
        </w:rPr>
        <w:t xml:space="preserve">the original </w:t>
      </w:r>
      <w:r>
        <w:rPr>
          <w:lang w:val="en-US"/>
        </w:rPr>
        <w:t>“</w:t>
      </w:r>
      <w:r w:rsidRPr="005A1509">
        <w:rPr>
          <w:lang w:val="en-US"/>
        </w:rPr>
        <w:t>Coordinated Metadata Catalogue</w:t>
      </w:r>
      <w:r>
        <w:rPr>
          <w:lang w:val="en-US"/>
        </w:rPr>
        <w:t>”</w:t>
      </w:r>
      <w:r w:rsidRPr="005A1509">
        <w:rPr>
          <w:lang w:val="en-US"/>
        </w:rPr>
        <w:t xml:space="preserve"> </w:t>
      </w:r>
      <w:r>
        <w:rPr>
          <w:lang w:val="en-US"/>
        </w:rPr>
        <w:t xml:space="preserve">compare to </w:t>
      </w:r>
      <w:r w:rsidR="007358D1">
        <w:rPr>
          <w:lang w:val="en-US"/>
        </w:rPr>
        <w:t>the classes and properties of this draft of “DCAT-AP.NAP”, see the Annex.</w:t>
      </w:r>
      <w:r w:rsidRPr="005A1509">
        <w:rPr>
          <w:lang w:val="en-US"/>
        </w:rPr>
        <w:t xml:space="preserve"> </w:t>
      </w:r>
    </w:p>
    <w:p w:rsidR="005A1509" w:rsidRPr="005A1509" w:rsidRDefault="005A1509" w:rsidP="00177363">
      <w:pPr>
        <w:pStyle w:val="Paragraphe"/>
        <w:ind w:left="720"/>
        <w:rPr>
          <w:lang w:val="en-US"/>
        </w:rPr>
      </w:pPr>
    </w:p>
    <w:p w:rsidR="005A1509" w:rsidRPr="005A1509" w:rsidRDefault="005A1509" w:rsidP="005A1509">
      <w:pPr>
        <w:pStyle w:val="Paragraphe"/>
        <w:ind w:left="1985"/>
        <w:rPr>
          <w:lang w:val="en-US"/>
        </w:rPr>
      </w:pPr>
    </w:p>
    <w:p w:rsidR="00177363" w:rsidRDefault="00177363">
      <w:pPr>
        <w:rPr>
          <w:rFonts w:ascii="Arial" w:hAnsi="Arial"/>
          <w:b/>
          <w:bCs/>
          <w:color w:val="1F497D"/>
          <w:sz w:val="28"/>
          <w:szCs w:val="28"/>
          <w:lang w:val="en-GB" w:eastAsia="fr-FR"/>
        </w:rPr>
      </w:pPr>
      <w:r>
        <w:rPr>
          <w:color w:val="1F497D"/>
        </w:rPr>
        <w:br w:type="page"/>
      </w:r>
    </w:p>
    <w:p w:rsidR="00A003D4" w:rsidRPr="00E8059B" w:rsidRDefault="00222FC5" w:rsidP="00A003D4">
      <w:pPr>
        <w:pStyle w:val="berschrift1"/>
        <w:tabs>
          <w:tab w:val="left" w:pos="1080"/>
        </w:tabs>
        <w:ind w:left="2410"/>
        <w:rPr>
          <w:color w:val="1F497D"/>
        </w:rPr>
      </w:pPr>
      <w:bookmarkStart w:id="1514" w:name="_Toc37349963"/>
      <w:r>
        <w:rPr>
          <w:color w:val="1F497D"/>
        </w:rPr>
        <w:lastRenderedPageBreak/>
        <w:t xml:space="preserve">Summary, </w:t>
      </w:r>
      <w:r w:rsidRPr="00E8059B">
        <w:rPr>
          <w:color w:val="1F497D"/>
        </w:rPr>
        <w:t>Recommendations</w:t>
      </w:r>
      <w:r w:rsidR="00786C42">
        <w:rPr>
          <w:color w:val="1F497D"/>
        </w:rPr>
        <w:t xml:space="preserve"> and Future Steps</w:t>
      </w:r>
      <w:bookmarkEnd w:id="1514"/>
    </w:p>
    <w:p w:rsidR="00786C42" w:rsidRPr="00E8059B" w:rsidRDefault="00786C42" w:rsidP="00786C42">
      <w:pPr>
        <w:pStyle w:val="berschrift2"/>
        <w:tabs>
          <w:tab w:val="clear" w:pos="576"/>
        </w:tabs>
        <w:ind w:left="2552" w:hanging="567"/>
        <w:jc w:val="left"/>
      </w:pPr>
      <w:bookmarkStart w:id="1515" w:name="_Toc37349964"/>
      <w:r>
        <w:t>Summary</w:t>
      </w:r>
      <w:bookmarkEnd w:id="1515"/>
    </w:p>
    <w:p w:rsidR="00E17EAC" w:rsidRDefault="007358D1" w:rsidP="00E17EAC">
      <w:pPr>
        <w:pStyle w:val="Paragraphe"/>
        <w:ind w:left="1985"/>
        <w:rPr>
          <w:lang w:val="en-US"/>
        </w:rPr>
      </w:pPr>
      <w:r>
        <w:t>…to be added…</w:t>
      </w:r>
    </w:p>
    <w:p w:rsidR="00EF445F" w:rsidRPr="00E17EAC" w:rsidRDefault="00EF445F" w:rsidP="00E17EAC">
      <w:pPr>
        <w:pStyle w:val="Paragraphe"/>
        <w:ind w:left="1985"/>
        <w:rPr>
          <w:lang w:val="en-US"/>
        </w:rPr>
      </w:pPr>
    </w:p>
    <w:p w:rsidR="00786C42" w:rsidRPr="00E8059B" w:rsidRDefault="00786C42" w:rsidP="00786C42">
      <w:pPr>
        <w:pStyle w:val="berschrift2"/>
        <w:tabs>
          <w:tab w:val="clear" w:pos="576"/>
        </w:tabs>
        <w:ind w:left="2552" w:hanging="567"/>
        <w:jc w:val="left"/>
      </w:pPr>
      <w:bookmarkStart w:id="1516" w:name="_Toc37349965"/>
      <w:r>
        <w:t>Recommendations</w:t>
      </w:r>
      <w:bookmarkEnd w:id="1516"/>
    </w:p>
    <w:p w:rsidR="007358D1" w:rsidRDefault="007358D1" w:rsidP="007358D1">
      <w:pPr>
        <w:pStyle w:val="Paragraphe"/>
        <w:ind w:left="1985"/>
      </w:pPr>
      <w:r>
        <w:t>…to be added…</w:t>
      </w:r>
    </w:p>
    <w:p w:rsidR="007358D1" w:rsidRDefault="007358D1" w:rsidP="007358D1">
      <w:pPr>
        <w:pStyle w:val="Paragraphe"/>
        <w:ind w:left="1985"/>
        <w:rPr>
          <w:lang w:val="en-US"/>
        </w:rPr>
      </w:pPr>
    </w:p>
    <w:p w:rsidR="00786C42" w:rsidRPr="00E8059B" w:rsidRDefault="00786C42" w:rsidP="00786C42">
      <w:pPr>
        <w:pStyle w:val="berschrift2"/>
        <w:tabs>
          <w:tab w:val="clear" w:pos="576"/>
        </w:tabs>
        <w:ind w:left="2552" w:hanging="567"/>
        <w:jc w:val="left"/>
      </w:pPr>
      <w:bookmarkStart w:id="1517" w:name="_Toc37349966"/>
      <w:r>
        <w:t>Future Steps</w:t>
      </w:r>
      <w:bookmarkEnd w:id="1517"/>
    </w:p>
    <w:p w:rsidR="007358D1" w:rsidRDefault="007358D1" w:rsidP="007358D1">
      <w:pPr>
        <w:pStyle w:val="Paragraphe"/>
        <w:ind w:left="1985"/>
        <w:rPr>
          <w:lang w:val="en-US"/>
        </w:rPr>
      </w:pPr>
      <w:r>
        <w:t>…to be added…</w:t>
      </w:r>
    </w:p>
    <w:p w:rsidR="00331BF4" w:rsidRPr="000033A6" w:rsidRDefault="00331BF4" w:rsidP="00331BF4">
      <w:pPr>
        <w:pStyle w:val="Paragraphe"/>
        <w:ind w:left="1985"/>
        <w:rPr>
          <w:noProof/>
          <w:lang w:val="fr-FR" w:eastAsia="nl-NL"/>
        </w:rPr>
      </w:pPr>
    </w:p>
    <w:p w:rsidR="00B01739" w:rsidRPr="000033A6" w:rsidRDefault="00B01739">
      <w:pPr>
        <w:rPr>
          <w:rFonts w:ascii="Arial" w:hAnsi="Arial"/>
          <w:b/>
          <w:bCs/>
          <w:color w:val="000000" w:themeColor="text1"/>
          <w:lang w:val="fr-FR" w:eastAsia="fr-FR"/>
        </w:rPr>
      </w:pPr>
    </w:p>
    <w:p w:rsidR="00331BF4" w:rsidRPr="008E4814" w:rsidRDefault="00331BF4" w:rsidP="00331BF4">
      <w:pPr>
        <w:pStyle w:val="Paragraphe"/>
        <w:ind w:left="1985"/>
        <w:rPr>
          <w:noProof/>
          <w:lang w:val="fr-FR" w:eastAsia="nl-NL"/>
        </w:rPr>
      </w:pPr>
    </w:p>
    <w:p w:rsidR="00B01739" w:rsidRPr="008E4814" w:rsidRDefault="00B01739">
      <w:pPr>
        <w:rPr>
          <w:rFonts w:ascii="Arial" w:hAnsi="Arial"/>
          <w:b/>
          <w:bCs/>
          <w:color w:val="000000" w:themeColor="text1"/>
          <w:lang w:val="fr-FR" w:eastAsia="fr-FR"/>
        </w:rPr>
      </w:pPr>
    </w:p>
    <w:sectPr w:rsidR="00B01739" w:rsidRPr="008E4814" w:rsidSect="00095BA8">
      <w:headerReference w:type="even" r:id="rId57"/>
      <w:headerReference w:type="default" r:id="rId58"/>
      <w:footerReference w:type="default" r:id="rId59"/>
      <w:headerReference w:type="first" r:id="rId60"/>
      <w:footerReference w:type="first" r:id="rId61"/>
      <w:footnotePr>
        <w:numRestart w:val="eachSect"/>
      </w:footnotePr>
      <w:pgSz w:w="11906" w:h="16838" w:code="9"/>
      <w:pgMar w:top="3050" w:right="1019" w:bottom="1701" w:left="822" w:header="720" w:footer="567" w:gutter="0"/>
      <w:cols w:space="720"/>
      <w:docGrid w:linePitch="27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5" w:author="lubrich" w:date="2020-04-09T17:36:00Z" w:initials="l">
    <w:p w:rsidR="00B90853" w:rsidRDefault="00B90853">
      <w:pPr>
        <w:pStyle w:val="Kommentartext"/>
      </w:pPr>
      <w:r>
        <w:rPr>
          <w:rStyle w:val="Kommentarzeichen"/>
        </w:rPr>
        <w:annotationRef/>
      </w:r>
      <w:r>
        <w:rPr>
          <w:rStyle w:val="Kommentarzeichen"/>
        </w:rPr>
        <w:t>Basis:</w:t>
      </w:r>
      <w:r>
        <w:t xml:space="preserve"> </w:t>
      </w:r>
      <w:proofErr w:type="spellStart"/>
      <w:r>
        <w:t>Coord</w:t>
      </w:r>
      <w:proofErr w:type="spellEnd"/>
      <w:r>
        <w:t>. Metadata Catalogue 2019, adopted to DCAT-AP concept.</w:t>
      </w:r>
    </w:p>
  </w:comment>
  <w:comment w:id="131" w:author="lubrich" w:date="2020-04-09T17:36:00Z" w:initials="l">
    <w:p w:rsidR="00B90853" w:rsidRDefault="00B90853">
      <w:pPr>
        <w:pStyle w:val="Kommentartext"/>
      </w:pPr>
      <w:r>
        <w:rPr>
          <w:rStyle w:val="Kommentarzeichen"/>
        </w:rPr>
        <w:annotationRef/>
      </w:r>
      <w:r>
        <w:t>Following the DCAT.AP logic of “dataset has 0</w:t>
      </w:r>
      <w:proofErr w:type="gramStart"/>
      <w:r>
        <w:t>..n</w:t>
      </w:r>
      <w:proofErr w:type="gramEnd"/>
      <w:r>
        <w:t xml:space="preserve"> distributions”, we need to separate the definition of “Publication” and “Distribution” .</w:t>
      </w:r>
    </w:p>
  </w:comment>
  <w:comment w:id="164" w:author="lubrich" w:date="2020-04-09T17:36:00Z" w:initials="l">
    <w:p w:rsidR="00B90853" w:rsidRDefault="00B90853">
      <w:pPr>
        <w:pStyle w:val="Kommentartext"/>
      </w:pPr>
      <w:r>
        <w:rPr>
          <w:rStyle w:val="Kommentarzeichen"/>
        </w:rPr>
        <w:annotationRef/>
      </w:r>
      <w:r>
        <w:t>This former definition about services has to be removed from this DCAT-AP extension, as DCAT-AP sees only the catalogue as a “service”. So, the NAP is the only service for which the metadata need to be defined. (We had a not finished our internal discussion if our metadata definitions also apply to “traveller services” (e.g. route planners). In my opinion, they don’t, so this is a good opportunity to take this out!)</w:t>
      </w:r>
    </w:p>
  </w:comment>
  <w:comment w:id="182" w:author="lubrich" w:date="2020-04-09T17:36:00Z" w:initials="l">
    <w:p w:rsidR="00B90853" w:rsidRDefault="00B90853">
      <w:pPr>
        <w:pStyle w:val="Kommentartext"/>
      </w:pPr>
      <w:r>
        <w:rPr>
          <w:rStyle w:val="Kommentarzeichen"/>
        </w:rPr>
        <w:annotationRef/>
      </w:r>
      <w:r>
        <w:t xml:space="preserve">Basis: DCAT-AP 2.0.0; </w:t>
      </w:r>
    </w:p>
    <w:p w:rsidR="00B90853" w:rsidRDefault="00B90853">
      <w:pPr>
        <w:pStyle w:val="Kommentartext"/>
      </w:pPr>
      <w:r>
        <w:t>NAP-related definitions added.</w:t>
      </w:r>
    </w:p>
    <w:p w:rsidR="00B90853" w:rsidRDefault="00B90853">
      <w:pPr>
        <w:pStyle w:val="Kommentartext"/>
      </w:pPr>
      <w:r>
        <w:t>Basic explanations on “Classes” and “Properties” added.</w:t>
      </w:r>
    </w:p>
  </w:comment>
  <w:comment w:id="239" w:author="lubrich" w:date="2020-04-09T17:36:00Z" w:initials="l">
    <w:p w:rsidR="00B90853" w:rsidRDefault="00B90853">
      <w:pPr>
        <w:pStyle w:val="Kommentartext"/>
      </w:pPr>
      <w:r>
        <w:rPr>
          <w:rStyle w:val="Kommentarzeichen"/>
        </w:rPr>
        <w:annotationRef/>
      </w:r>
      <w:r>
        <w:t>Important clarification, not to get confused by “senders” and “receivers”!</w:t>
      </w:r>
    </w:p>
  </w:comment>
  <w:comment w:id="259" w:author="lubrich" w:date="2020-04-09T17:36:00Z" w:initials="l">
    <w:p w:rsidR="00B90853" w:rsidRPr="008E6AA8" w:rsidRDefault="00B90853">
      <w:pPr>
        <w:pStyle w:val="Kommentartext"/>
      </w:pPr>
      <w:r>
        <w:rPr>
          <w:rStyle w:val="Kommentarzeichen"/>
        </w:rPr>
        <w:annotationRef/>
      </w:r>
      <w:r w:rsidRPr="008E6AA8">
        <w:rPr>
          <w:lang w:val="en-US"/>
        </w:rPr>
        <w:t>An own URL needs to be established for this DCAT_AP.NAP extension!</w:t>
      </w:r>
    </w:p>
  </w:comment>
  <w:comment w:id="261" w:author="lubrich" w:date="2020-04-09T17:36:00Z" w:initials="l">
    <w:p w:rsidR="00B90853" w:rsidRPr="00A13800" w:rsidRDefault="00B90853" w:rsidP="00A13800">
      <w:pPr>
        <w:pStyle w:val="Paragraphe"/>
        <w:rPr>
          <w:lang w:val="de-DE"/>
        </w:rPr>
      </w:pPr>
      <w:r>
        <w:rPr>
          <w:rStyle w:val="Kommentarzeichen"/>
        </w:rPr>
        <w:annotationRef/>
      </w:r>
      <w:r w:rsidRPr="00A13800">
        <w:rPr>
          <w:lang w:val="de-DE"/>
        </w:rPr>
        <w:t xml:space="preserve">@Hr. Freudenstein: </w:t>
      </w:r>
      <w:r>
        <w:rPr>
          <w:lang w:val="de-DE"/>
        </w:rPr>
        <w:t>Bitte hier</w:t>
      </w:r>
      <w:r w:rsidRPr="00A13800">
        <w:rPr>
          <w:lang w:val="de-DE"/>
        </w:rPr>
        <w:t xml:space="preserve"> UML </w:t>
      </w:r>
      <w:proofErr w:type="spellStart"/>
      <w:r w:rsidRPr="00A13800">
        <w:rPr>
          <w:lang w:val="de-DE"/>
        </w:rPr>
        <w:t>dia</w:t>
      </w:r>
      <w:r>
        <w:rPr>
          <w:lang w:val="de-DE"/>
        </w:rPr>
        <w:t>gram</w:t>
      </w:r>
      <w:proofErr w:type="spellEnd"/>
      <w:r>
        <w:rPr>
          <w:lang w:val="de-DE"/>
        </w:rPr>
        <w:t xml:space="preserve"> einsetzen!</w:t>
      </w:r>
    </w:p>
    <w:p w:rsidR="00B90853" w:rsidRPr="00A13800" w:rsidRDefault="00B90853">
      <w:pPr>
        <w:pStyle w:val="Kommentartext"/>
        <w:rPr>
          <w:lang w:val="de-DE"/>
        </w:rPr>
      </w:pPr>
    </w:p>
  </w:comment>
  <w:comment w:id="264" w:author="lubrich" w:date="2020-04-09T17:36:00Z" w:initials="l">
    <w:p w:rsidR="00B90853" w:rsidRDefault="00B90853">
      <w:pPr>
        <w:pStyle w:val="Kommentartext"/>
      </w:pPr>
      <w:r>
        <w:rPr>
          <w:rStyle w:val="Kommentarzeichen"/>
        </w:rPr>
        <w:annotationRef/>
      </w:r>
      <w:r>
        <w:t>Basis: DCAT-AP 2.0.0; NAP-related definitions added</w:t>
      </w:r>
    </w:p>
  </w:comment>
  <w:comment w:id="424" w:author="lubrich" w:date="2020-04-09T17:36:00Z" w:initials="l">
    <w:p w:rsidR="00B90853" w:rsidRDefault="00B90853">
      <w:pPr>
        <w:pStyle w:val="Kommentartext"/>
      </w:pPr>
      <w:r>
        <w:rPr>
          <w:rStyle w:val="Kommentarzeichen"/>
        </w:rPr>
        <w:annotationRef/>
      </w:r>
      <w:r>
        <w:t>Added property, to reflect a mandatory metadata element from the CMC!</w:t>
      </w:r>
    </w:p>
  </w:comment>
  <w:comment w:id="437" w:author="lubrich" w:date="2020-04-09T17:36:00Z" w:initials="l">
    <w:p w:rsidR="00B90853" w:rsidRDefault="00B90853">
      <w:pPr>
        <w:pStyle w:val="Kommentartext"/>
      </w:pPr>
      <w:r>
        <w:rPr>
          <w:rStyle w:val="Kommentarzeichen"/>
        </w:rPr>
        <w:annotationRef/>
      </w:r>
      <w:r>
        <w:t>Added property, to reflect a mandatory metadata element from the CMC!</w:t>
      </w:r>
    </w:p>
  </w:comment>
  <w:comment w:id="496" w:author="lubrich" w:date="2020-04-09T17:36:00Z" w:initials="l">
    <w:p w:rsidR="00B90853" w:rsidRDefault="00B90853">
      <w:pPr>
        <w:pStyle w:val="Kommentartext"/>
      </w:pPr>
      <w:r>
        <w:rPr>
          <w:rStyle w:val="Kommentarzeichen"/>
        </w:rPr>
        <w:annotationRef/>
      </w:r>
      <w:r>
        <w:t>Obligation level risen to reflect obligation from Coordinated Metadata Catalogue!</w:t>
      </w:r>
    </w:p>
  </w:comment>
  <w:comment w:id="533" w:author="lubrich" w:date="2020-04-09T17:36:00Z" w:initials="l">
    <w:p w:rsidR="00B90853" w:rsidRDefault="00B90853">
      <w:pPr>
        <w:pStyle w:val="Kommentartext"/>
      </w:pPr>
      <w:r>
        <w:rPr>
          <w:rStyle w:val="Kommentarzeichen"/>
        </w:rPr>
        <w:annotationRef/>
      </w:r>
      <w:r>
        <w:t>Obligation level risen to reflect obligation from Coordinated Metadata Catalogue!</w:t>
      </w:r>
    </w:p>
  </w:comment>
  <w:comment w:id="565" w:author="lubrich" w:date="2020-04-09T17:36:00Z" w:initials="l">
    <w:p w:rsidR="00B90853" w:rsidRDefault="00B90853">
      <w:pPr>
        <w:pStyle w:val="Kommentartext"/>
      </w:pPr>
      <w:r>
        <w:rPr>
          <w:rStyle w:val="Kommentarzeichen"/>
        </w:rPr>
        <w:annotationRef/>
      </w:r>
      <w:r>
        <w:t>Obligation level risen, because of the logic in the definition (see sections 2.1): each NAP publication has at least one distribution!</w:t>
      </w:r>
    </w:p>
  </w:comment>
  <w:comment w:id="585" w:author="lubrich" w:date="2020-04-09T17:36:00Z" w:initials="l">
    <w:p w:rsidR="00B90853" w:rsidRDefault="00B90853">
      <w:pPr>
        <w:pStyle w:val="Kommentartext"/>
      </w:pPr>
      <w:r>
        <w:rPr>
          <w:rStyle w:val="Kommentarzeichen"/>
        </w:rPr>
        <w:annotationRef/>
      </w:r>
      <w:r>
        <w:t>Added property, to reflect a mandatory metadata element from the CMC!</w:t>
      </w:r>
    </w:p>
  </w:comment>
  <w:comment w:id="619" w:author="lubrich" w:date="2020-04-09T17:36:00Z" w:initials="l">
    <w:p w:rsidR="00B90853" w:rsidRDefault="00B90853">
      <w:pPr>
        <w:pStyle w:val="Kommentartext"/>
      </w:pPr>
      <w:r>
        <w:rPr>
          <w:rStyle w:val="Kommentarzeichen"/>
        </w:rPr>
        <w:annotationRef/>
      </w:r>
      <w:r>
        <w:t>Obligation level risen to reflect obligation from Coordinated Metadata Catalogue!</w:t>
      </w:r>
    </w:p>
  </w:comment>
  <w:comment w:id="630" w:author="lubrich" w:date="2020-04-09T17:36:00Z" w:initials="l">
    <w:p w:rsidR="00B90853" w:rsidRDefault="00B90853">
      <w:pPr>
        <w:pStyle w:val="Kommentartext"/>
      </w:pPr>
      <w:r>
        <w:rPr>
          <w:rStyle w:val="Kommentarzeichen"/>
        </w:rPr>
        <w:annotationRef/>
      </w:r>
      <w:r>
        <w:t>Obligation level risen to reflect obligation from Coordinated Metadata Catalogue!</w:t>
      </w:r>
    </w:p>
  </w:comment>
  <w:comment w:id="636" w:author="lubrich" w:date="2020-04-09T17:36:00Z" w:initials="l">
    <w:p w:rsidR="00B90853" w:rsidRDefault="00B90853">
      <w:pPr>
        <w:pStyle w:val="Kommentartext"/>
      </w:pPr>
      <w:r>
        <w:rPr>
          <w:rStyle w:val="Kommentarzeichen"/>
        </w:rPr>
        <w:annotationRef/>
      </w:r>
      <w:r>
        <w:t>Added property, to reflect an optional metadata element from the CMC!</w:t>
      </w:r>
    </w:p>
  </w:comment>
  <w:comment w:id="684" w:author="lubrich" w:date="2020-04-09T17:36:00Z" w:initials="l">
    <w:p w:rsidR="00B90853" w:rsidRDefault="00B90853">
      <w:pPr>
        <w:pStyle w:val="Kommentartext"/>
      </w:pPr>
      <w:r>
        <w:rPr>
          <w:rStyle w:val="Kommentarzeichen"/>
        </w:rPr>
        <w:annotationRef/>
      </w:r>
      <w:r>
        <w:t>Added property, to reflect an optional metadata element from the CMC!</w:t>
      </w:r>
    </w:p>
  </w:comment>
  <w:comment w:id="696" w:author="lubrich" w:date="2020-04-09T17:36:00Z" w:initials="l">
    <w:p w:rsidR="00B90853" w:rsidRDefault="00B90853">
      <w:pPr>
        <w:pStyle w:val="Kommentartext"/>
      </w:pPr>
      <w:r>
        <w:rPr>
          <w:rStyle w:val="Kommentarzeichen"/>
        </w:rPr>
        <w:annotationRef/>
      </w:r>
      <w:r>
        <w:t>Obligation level risen to reflect obligation from Coordinated Metadata Catalogue!</w:t>
      </w:r>
    </w:p>
  </w:comment>
  <w:comment w:id="741" w:author="lubrich" w:date="2020-04-09T17:36:00Z" w:initials="l">
    <w:p w:rsidR="00B90853" w:rsidRDefault="00B90853" w:rsidP="009332A0">
      <w:pPr>
        <w:pStyle w:val="Kommentartext"/>
      </w:pPr>
      <w:r>
        <w:rPr>
          <w:rStyle w:val="Kommentarzeichen"/>
        </w:rPr>
        <w:annotationRef/>
      </w:r>
      <w:r>
        <w:t>Obligation level risen to reflect obligation from Coordinated Metadata Catalogue!</w:t>
      </w:r>
    </w:p>
    <w:p w:rsidR="00B90853" w:rsidRDefault="00B90853">
      <w:pPr>
        <w:pStyle w:val="Kommentartext"/>
      </w:pPr>
    </w:p>
  </w:comment>
  <w:comment w:id="761" w:author="lubrich" w:date="2020-04-09T17:36:00Z" w:initials="l">
    <w:p w:rsidR="00B90853" w:rsidRDefault="00B90853">
      <w:pPr>
        <w:pStyle w:val="Kommentartext"/>
      </w:pPr>
      <w:r>
        <w:rPr>
          <w:rStyle w:val="Kommentarzeichen"/>
        </w:rPr>
        <w:annotationRef/>
      </w:r>
      <w:r>
        <w:t>Obligation level risen to reflect obligation from Coordinated Metadata Catalogue!</w:t>
      </w:r>
    </w:p>
  </w:comment>
  <w:comment w:id="836" w:author="lubrich" w:date="2020-04-09T17:36:00Z" w:initials="l">
    <w:p w:rsidR="00B90853" w:rsidRDefault="00B90853">
      <w:pPr>
        <w:pStyle w:val="Kommentartext"/>
      </w:pPr>
      <w:r>
        <w:rPr>
          <w:rStyle w:val="Kommentarzeichen"/>
        </w:rPr>
        <w:annotationRef/>
      </w:r>
      <w:r>
        <w:t>Added property, to reflect an optional metadata element from the CMC!</w:t>
      </w:r>
    </w:p>
  </w:comment>
  <w:comment w:id="853" w:author="lubrich" w:date="2020-04-09T17:36:00Z" w:initials="l">
    <w:p w:rsidR="00B90853" w:rsidRDefault="00B90853">
      <w:pPr>
        <w:pStyle w:val="Kommentartext"/>
      </w:pPr>
      <w:r>
        <w:rPr>
          <w:rStyle w:val="Kommentarzeichen"/>
        </w:rPr>
        <w:annotationRef/>
      </w:r>
      <w:r>
        <w:t>Added property, to reflect an optional metadata element from the CMC!</w:t>
      </w:r>
    </w:p>
  </w:comment>
  <w:comment w:id="870" w:author="lubrich" w:date="2020-04-09T17:36:00Z" w:initials="l">
    <w:p w:rsidR="00B90853" w:rsidRDefault="00B90853">
      <w:pPr>
        <w:pStyle w:val="Kommentartext"/>
      </w:pPr>
      <w:r>
        <w:rPr>
          <w:rStyle w:val="Kommentarzeichen"/>
        </w:rPr>
        <w:annotationRef/>
      </w:r>
      <w:r>
        <w:t>Added property, to reflect a n optional metadata element from the CMC!</w:t>
      </w:r>
    </w:p>
  </w:comment>
  <w:comment w:id="980" w:author="lubrich" w:date="2020-04-09T17:36:00Z" w:initials="l">
    <w:p w:rsidR="00B90853" w:rsidRDefault="00B90853">
      <w:pPr>
        <w:pStyle w:val="Kommentartext"/>
      </w:pPr>
      <w:r>
        <w:rPr>
          <w:rStyle w:val="Kommentarzeichen"/>
        </w:rPr>
        <w:annotationRef/>
      </w:r>
      <w:r>
        <w:t>Added property, to reflect a optional metadata element from the CMC!</w:t>
      </w:r>
    </w:p>
  </w:comment>
  <w:comment w:id="997" w:author="lubrich" w:date="2020-04-09T17:36:00Z" w:initials="l">
    <w:p w:rsidR="00B90853" w:rsidRDefault="00B90853">
      <w:pPr>
        <w:pStyle w:val="Kommentartext"/>
      </w:pPr>
      <w:r>
        <w:rPr>
          <w:rStyle w:val="Kommentarzeichen"/>
        </w:rPr>
        <w:annotationRef/>
      </w:r>
      <w:r>
        <w:t>Added property, to reflect a mandatory metadata element from the CMC!</w:t>
      </w:r>
    </w:p>
  </w:comment>
  <w:comment w:id="1013" w:author="lubrich" w:date="2020-04-09T17:36:00Z" w:initials="l">
    <w:p w:rsidR="00B90853" w:rsidRDefault="00B90853">
      <w:pPr>
        <w:pStyle w:val="Kommentartext"/>
      </w:pPr>
      <w:r>
        <w:rPr>
          <w:rStyle w:val="Kommentarzeichen"/>
        </w:rPr>
        <w:annotationRef/>
      </w:r>
      <w:r>
        <w:t>Added property, to reflect a mandatory metadata element from the CMC!</w:t>
      </w:r>
    </w:p>
  </w:comment>
  <w:comment w:id="1032" w:author="lubrich" w:date="2020-04-09T17:36:00Z" w:initials="l">
    <w:p w:rsidR="00B90853" w:rsidRDefault="00B90853">
      <w:pPr>
        <w:pStyle w:val="Kommentartext"/>
      </w:pPr>
      <w:r>
        <w:rPr>
          <w:rStyle w:val="Kommentarzeichen"/>
        </w:rPr>
        <w:annotationRef/>
      </w:r>
      <w:r>
        <w:t>Added property, to reflect a mandatory metadata element from the CMC!</w:t>
      </w:r>
    </w:p>
  </w:comment>
  <w:comment w:id="1049" w:author="lubrich" w:date="2020-04-09T17:36:00Z" w:initials="l">
    <w:p w:rsidR="00B90853" w:rsidRDefault="00B90853">
      <w:pPr>
        <w:pStyle w:val="Kommentartext"/>
      </w:pPr>
      <w:r>
        <w:rPr>
          <w:rStyle w:val="Kommentarzeichen"/>
        </w:rPr>
        <w:annotationRef/>
      </w:r>
      <w:r>
        <w:t>Added property, to reflect a mandatory metadata element from the CMC!</w:t>
      </w:r>
    </w:p>
  </w:comment>
  <w:comment w:id="1067" w:author="lubrich" w:date="2020-04-09T17:36:00Z" w:initials="l">
    <w:p w:rsidR="00B90853" w:rsidRDefault="00B90853">
      <w:pPr>
        <w:pStyle w:val="Kommentartext"/>
      </w:pPr>
      <w:r>
        <w:rPr>
          <w:rStyle w:val="Kommentarzeichen"/>
        </w:rPr>
        <w:annotationRef/>
      </w:r>
      <w:r>
        <w:t>Added property, to reflect an optional metadata element from the CMC!</w:t>
      </w:r>
    </w:p>
  </w:comment>
  <w:comment w:id="1116" w:author="lubrich" w:date="2020-04-09T18:41:00Z" w:initials="l">
    <w:p w:rsidR="00B81D77" w:rsidRDefault="00B81D77">
      <w:pPr>
        <w:pStyle w:val="Kommentartext"/>
      </w:pPr>
      <w:r>
        <w:rPr>
          <w:rStyle w:val="Kommentarzeichen"/>
        </w:rPr>
        <w:annotationRef/>
      </w:r>
      <w:r>
        <w:t xml:space="preserve">Basis: DCAT-AP 2.0.0; </w:t>
      </w:r>
      <w:r w:rsidR="00042A30">
        <w:t xml:space="preserve">new </w:t>
      </w:r>
      <w:r>
        <w:t>NAP-related</w:t>
      </w:r>
      <w:r w:rsidR="00042A30">
        <w:t>,</w:t>
      </w:r>
      <w:r>
        <w:t xml:space="preserve"> </w:t>
      </w:r>
      <w:r w:rsidR="00042A30">
        <w:t xml:space="preserve">controlled vocabularies </w:t>
      </w:r>
      <w:r>
        <w:t>added</w:t>
      </w:r>
    </w:p>
  </w:comment>
  <w:comment w:id="1117" w:author="Autor" w:date="2020-04-09T18:01:00Z" w:initials="A">
    <w:p w:rsidR="00B81D77" w:rsidRPr="00B67E8B" w:rsidRDefault="00B81D77">
      <w:pPr>
        <w:pStyle w:val="Kommentartext"/>
        <w:rPr>
          <w:lang w:val="en-US"/>
        </w:rPr>
      </w:pPr>
      <w:r>
        <w:rPr>
          <w:rStyle w:val="Kommentarzeichen"/>
        </w:rPr>
        <w:annotationRef/>
      </w:r>
      <w:r w:rsidRPr="00B67E8B">
        <w:rPr>
          <w:lang w:val="en-US"/>
        </w:rPr>
        <w:t xml:space="preserve">We </w:t>
      </w:r>
      <w:proofErr w:type="spellStart"/>
      <w:r w:rsidRPr="00B67E8B">
        <w:rPr>
          <w:lang w:val="en-US"/>
        </w:rPr>
        <w:t>dont</w:t>
      </w:r>
      <w:proofErr w:type="spellEnd"/>
      <w:r w:rsidRPr="00B67E8B">
        <w:rPr>
          <w:lang w:val="en-US"/>
        </w:rPr>
        <w:t xml:space="preserve"> want controlled </w:t>
      </w:r>
      <w:proofErr w:type="spellStart"/>
      <w:r w:rsidRPr="00B67E8B">
        <w:rPr>
          <w:lang w:val="en-US"/>
        </w:rPr>
        <w:t>vocabularrie</w:t>
      </w:r>
      <w:proofErr w:type="spellEnd"/>
      <w:r w:rsidRPr="00B67E8B">
        <w:rPr>
          <w:lang w:val="en-US"/>
        </w:rPr>
        <w:t xml:space="preserve"> for publishers of NAP </w:t>
      </w:r>
      <w:proofErr w:type="gramStart"/>
      <w:r w:rsidRPr="00B67E8B">
        <w:rPr>
          <w:lang w:val="en-US"/>
        </w:rPr>
        <w:t>metadata !</w:t>
      </w:r>
      <w:proofErr w:type="gramEnd"/>
      <w:r w:rsidRPr="00B67E8B">
        <w:rPr>
          <w:lang w:val="en-US"/>
        </w:rPr>
        <w:t xml:space="preserve"> </w:t>
      </w:r>
      <w:r>
        <w:rPr>
          <w:lang w:val="en-US"/>
        </w:rPr>
        <w:t>Can we take this out?</w:t>
      </w:r>
    </w:p>
  </w:comment>
  <w:comment w:id="1121" w:author="Autor" w:date="2020-04-09T18:01:00Z" w:initials="A">
    <w:p w:rsidR="00B81D77" w:rsidRPr="00BC306B" w:rsidRDefault="00B81D77">
      <w:pPr>
        <w:pStyle w:val="Kommentartext"/>
        <w:rPr>
          <w:lang w:val="en-US"/>
        </w:rPr>
      </w:pPr>
      <w:r>
        <w:rPr>
          <w:rStyle w:val="Kommentarzeichen"/>
        </w:rPr>
        <w:annotationRef/>
      </w:r>
      <w:r w:rsidRPr="00BC306B">
        <w:rPr>
          <w:lang w:val="en-US"/>
        </w:rPr>
        <w:t xml:space="preserve">This </w:t>
      </w:r>
      <w:r>
        <w:rPr>
          <w:lang w:val="en-US"/>
        </w:rPr>
        <w:t>new</w:t>
      </w:r>
      <w:r w:rsidRPr="00BC306B">
        <w:rPr>
          <w:lang w:val="en-US"/>
        </w:rPr>
        <w:t xml:space="preserve"> URI to be </w:t>
      </w:r>
      <w:proofErr w:type="gramStart"/>
      <w:r w:rsidRPr="00BC306B">
        <w:rPr>
          <w:lang w:val="en-US"/>
        </w:rPr>
        <w:t>provided !</w:t>
      </w:r>
      <w:proofErr w:type="gramEnd"/>
    </w:p>
  </w:comment>
  <w:comment w:id="1127" w:author="Autor" w:date="2020-04-09T18:01:00Z" w:initials="A">
    <w:p w:rsidR="00B81D77" w:rsidRPr="00BC306B" w:rsidRDefault="00B81D77" w:rsidP="00AB0BEE">
      <w:pPr>
        <w:pStyle w:val="Kommentartext"/>
        <w:rPr>
          <w:lang w:val="en-US"/>
        </w:rPr>
      </w:pPr>
      <w:r>
        <w:rPr>
          <w:rStyle w:val="Kommentarzeichen"/>
        </w:rPr>
        <w:annotationRef/>
      </w:r>
      <w:r w:rsidRPr="00BC306B">
        <w:rPr>
          <w:lang w:val="en-US"/>
        </w:rPr>
        <w:t xml:space="preserve">This </w:t>
      </w:r>
      <w:r>
        <w:rPr>
          <w:lang w:val="en-US"/>
        </w:rPr>
        <w:t>new</w:t>
      </w:r>
      <w:r w:rsidRPr="00BC306B">
        <w:rPr>
          <w:lang w:val="en-US"/>
        </w:rPr>
        <w:t xml:space="preserve"> URI to be </w:t>
      </w:r>
      <w:proofErr w:type="gramStart"/>
      <w:r w:rsidRPr="00BC306B">
        <w:rPr>
          <w:lang w:val="en-US"/>
        </w:rPr>
        <w:t>provided !</w:t>
      </w:r>
      <w:proofErr w:type="gramEnd"/>
    </w:p>
  </w:comment>
  <w:comment w:id="1133" w:author="Autor" w:date="2020-04-09T18:01:00Z" w:initials="A">
    <w:p w:rsidR="00B81D77" w:rsidRPr="00A40D6C" w:rsidRDefault="00B81D77">
      <w:pPr>
        <w:pStyle w:val="Kommentartext"/>
        <w:rPr>
          <w:lang w:val="en-US"/>
        </w:rPr>
      </w:pPr>
      <w:r>
        <w:rPr>
          <w:rStyle w:val="Kommentarzeichen"/>
        </w:rPr>
        <w:annotationRef/>
      </w:r>
      <w:r w:rsidRPr="00BC306B">
        <w:rPr>
          <w:lang w:val="en-US"/>
        </w:rPr>
        <w:t xml:space="preserve">This </w:t>
      </w:r>
      <w:r>
        <w:rPr>
          <w:lang w:val="en-US"/>
        </w:rPr>
        <w:t>new</w:t>
      </w:r>
      <w:r w:rsidRPr="00BC306B">
        <w:rPr>
          <w:lang w:val="en-US"/>
        </w:rPr>
        <w:t xml:space="preserve"> URI to be </w:t>
      </w:r>
      <w:proofErr w:type="gramStart"/>
      <w:r w:rsidRPr="00BC306B">
        <w:rPr>
          <w:lang w:val="en-US"/>
        </w:rPr>
        <w:t>provided !</w:t>
      </w:r>
      <w:proofErr w:type="gramEnd"/>
    </w:p>
  </w:comment>
  <w:comment w:id="1139" w:author="Autor" w:date="2020-04-09T18:01:00Z" w:initials="A">
    <w:p w:rsidR="00B81D77" w:rsidRPr="00A40D6C" w:rsidRDefault="00B81D77" w:rsidP="00F32A26">
      <w:pPr>
        <w:pStyle w:val="Kommentartext"/>
        <w:rPr>
          <w:lang w:val="en-US"/>
        </w:rPr>
      </w:pPr>
      <w:r>
        <w:rPr>
          <w:rStyle w:val="Kommentarzeichen"/>
        </w:rPr>
        <w:annotationRef/>
      </w:r>
      <w:r w:rsidRPr="00BC306B">
        <w:rPr>
          <w:lang w:val="en-US"/>
        </w:rPr>
        <w:t xml:space="preserve">This </w:t>
      </w:r>
      <w:r>
        <w:rPr>
          <w:lang w:val="en-US"/>
        </w:rPr>
        <w:t>new</w:t>
      </w:r>
      <w:r w:rsidRPr="00BC306B">
        <w:rPr>
          <w:lang w:val="en-US"/>
        </w:rPr>
        <w:t xml:space="preserve"> URI to be </w:t>
      </w:r>
      <w:proofErr w:type="gramStart"/>
      <w:r w:rsidRPr="00BC306B">
        <w:rPr>
          <w:lang w:val="en-US"/>
        </w:rPr>
        <w:t>provided !</w:t>
      </w:r>
      <w:proofErr w:type="gramEnd"/>
    </w:p>
    <w:p w:rsidR="00B81D77" w:rsidRPr="00F32A26" w:rsidRDefault="00B81D77">
      <w:pPr>
        <w:pStyle w:val="Kommentartext"/>
        <w:rPr>
          <w:lang w:val="en-US"/>
        </w:rPr>
      </w:pPr>
    </w:p>
  </w:comment>
  <w:comment w:id="1145" w:author="Autor" w:date="2020-04-09T18:01:00Z" w:initials="A">
    <w:p w:rsidR="00B81D77" w:rsidRPr="00A40D6C" w:rsidRDefault="00B81D77" w:rsidP="00F32A26">
      <w:pPr>
        <w:pStyle w:val="Kommentartext"/>
        <w:rPr>
          <w:lang w:val="en-US"/>
        </w:rPr>
      </w:pPr>
      <w:r>
        <w:rPr>
          <w:rStyle w:val="Kommentarzeichen"/>
        </w:rPr>
        <w:annotationRef/>
      </w:r>
      <w:r w:rsidRPr="00BC306B">
        <w:rPr>
          <w:lang w:val="en-US"/>
        </w:rPr>
        <w:t xml:space="preserve">This </w:t>
      </w:r>
      <w:r>
        <w:rPr>
          <w:lang w:val="en-US"/>
        </w:rPr>
        <w:t>new</w:t>
      </w:r>
      <w:r w:rsidRPr="00BC306B">
        <w:rPr>
          <w:lang w:val="en-US"/>
        </w:rPr>
        <w:t xml:space="preserve"> URI to be </w:t>
      </w:r>
      <w:proofErr w:type="gramStart"/>
      <w:r w:rsidRPr="00BC306B">
        <w:rPr>
          <w:lang w:val="en-US"/>
        </w:rPr>
        <w:t>provided !</w:t>
      </w:r>
      <w:proofErr w:type="gramEnd"/>
    </w:p>
    <w:p w:rsidR="00B81D77" w:rsidRPr="00F32A26" w:rsidRDefault="00B81D77">
      <w:pPr>
        <w:pStyle w:val="Kommentartext"/>
        <w:rPr>
          <w:lang w:val="en-US"/>
        </w:rPr>
      </w:pPr>
    </w:p>
  </w:comment>
  <w:comment w:id="1151" w:author="Autor" w:date="2020-04-09T18:01:00Z" w:initials="A">
    <w:p w:rsidR="00B81D77" w:rsidRPr="00A40D6C" w:rsidRDefault="00B81D77" w:rsidP="003672AB">
      <w:pPr>
        <w:pStyle w:val="Kommentartext"/>
        <w:rPr>
          <w:lang w:val="en-US"/>
        </w:rPr>
      </w:pPr>
      <w:r>
        <w:rPr>
          <w:rStyle w:val="Kommentarzeichen"/>
        </w:rPr>
        <w:annotationRef/>
      </w:r>
      <w:r w:rsidRPr="00BC306B">
        <w:rPr>
          <w:lang w:val="en-US"/>
        </w:rPr>
        <w:t xml:space="preserve">This </w:t>
      </w:r>
      <w:r>
        <w:rPr>
          <w:lang w:val="en-US"/>
        </w:rPr>
        <w:t>new</w:t>
      </w:r>
      <w:r w:rsidRPr="00BC306B">
        <w:rPr>
          <w:lang w:val="en-US"/>
        </w:rPr>
        <w:t xml:space="preserve"> URI to be </w:t>
      </w:r>
      <w:proofErr w:type="gramStart"/>
      <w:r w:rsidRPr="00BC306B">
        <w:rPr>
          <w:lang w:val="en-US"/>
        </w:rPr>
        <w:t>provided !</w:t>
      </w:r>
      <w:proofErr w:type="gramEnd"/>
    </w:p>
    <w:p w:rsidR="00B81D77" w:rsidRPr="003672AB" w:rsidRDefault="00B81D77">
      <w:pPr>
        <w:pStyle w:val="Kommentartext"/>
        <w:rPr>
          <w:lang w:val="en-US"/>
        </w:rPr>
      </w:pPr>
    </w:p>
  </w:comment>
  <w:comment w:id="1157" w:author="Autor" w:date="2020-04-09T18:01:00Z" w:initials="A">
    <w:p w:rsidR="00B81D77" w:rsidRPr="00A40D6C" w:rsidRDefault="00B81D77" w:rsidP="00EC33A9">
      <w:pPr>
        <w:pStyle w:val="Kommentartext"/>
        <w:rPr>
          <w:lang w:val="en-US"/>
        </w:rPr>
      </w:pPr>
      <w:r>
        <w:rPr>
          <w:rStyle w:val="Kommentarzeichen"/>
        </w:rPr>
        <w:annotationRef/>
      </w:r>
      <w:r w:rsidRPr="00BC306B">
        <w:rPr>
          <w:lang w:val="en-US"/>
        </w:rPr>
        <w:t xml:space="preserve">This </w:t>
      </w:r>
      <w:r>
        <w:rPr>
          <w:lang w:val="en-US"/>
        </w:rPr>
        <w:t>new</w:t>
      </w:r>
      <w:r w:rsidRPr="00BC306B">
        <w:rPr>
          <w:lang w:val="en-US"/>
        </w:rPr>
        <w:t xml:space="preserve"> URI to be </w:t>
      </w:r>
      <w:proofErr w:type="gramStart"/>
      <w:r w:rsidRPr="00BC306B">
        <w:rPr>
          <w:lang w:val="en-US"/>
        </w:rPr>
        <w:t>provided !</w:t>
      </w:r>
      <w:proofErr w:type="gramEnd"/>
    </w:p>
    <w:p w:rsidR="00B81D77" w:rsidRPr="003672AB" w:rsidRDefault="00B81D77" w:rsidP="00EC33A9">
      <w:pPr>
        <w:pStyle w:val="Kommentartext"/>
        <w:rPr>
          <w:lang w:val="en-US"/>
        </w:rPr>
      </w:pPr>
    </w:p>
  </w:comment>
  <w:comment w:id="1168" w:author="Autor" w:date="2020-04-09T18:01:00Z" w:initials="A">
    <w:p w:rsidR="00B81D77" w:rsidRPr="00A40D6C" w:rsidRDefault="00B81D77" w:rsidP="00EC33A9">
      <w:pPr>
        <w:pStyle w:val="Kommentartext"/>
        <w:rPr>
          <w:lang w:val="en-US"/>
        </w:rPr>
      </w:pPr>
      <w:r>
        <w:rPr>
          <w:rStyle w:val="Kommentarzeichen"/>
        </w:rPr>
        <w:annotationRef/>
      </w:r>
      <w:r w:rsidRPr="00BC306B">
        <w:rPr>
          <w:lang w:val="en-US"/>
        </w:rPr>
        <w:t xml:space="preserve">This </w:t>
      </w:r>
      <w:r>
        <w:rPr>
          <w:lang w:val="en-US"/>
        </w:rPr>
        <w:t>new</w:t>
      </w:r>
      <w:r w:rsidRPr="00BC306B">
        <w:rPr>
          <w:lang w:val="en-US"/>
        </w:rPr>
        <w:t xml:space="preserve"> URI to be </w:t>
      </w:r>
      <w:proofErr w:type="gramStart"/>
      <w:r w:rsidRPr="00BC306B">
        <w:rPr>
          <w:lang w:val="en-US"/>
        </w:rPr>
        <w:t>provided !</w:t>
      </w:r>
      <w:proofErr w:type="gramEnd"/>
    </w:p>
    <w:p w:rsidR="00B81D77" w:rsidRPr="003672AB" w:rsidRDefault="00B81D77" w:rsidP="00EC33A9">
      <w:pPr>
        <w:pStyle w:val="Kommentartext"/>
        <w:rPr>
          <w:lang w:val="en-US"/>
        </w:rPr>
      </w:pPr>
    </w:p>
  </w:comment>
  <w:comment w:id="1174" w:author="Autor" w:date="2020-04-09T18:01:00Z" w:initials="A">
    <w:p w:rsidR="00B81D77" w:rsidRPr="00A40D6C" w:rsidRDefault="00B81D77" w:rsidP="00EC33A9">
      <w:pPr>
        <w:pStyle w:val="Kommentartext"/>
        <w:rPr>
          <w:lang w:val="en-US"/>
        </w:rPr>
      </w:pPr>
      <w:r>
        <w:rPr>
          <w:rStyle w:val="Kommentarzeichen"/>
        </w:rPr>
        <w:annotationRef/>
      </w:r>
      <w:r w:rsidRPr="00BC306B">
        <w:rPr>
          <w:lang w:val="en-US"/>
        </w:rPr>
        <w:t xml:space="preserve">This </w:t>
      </w:r>
      <w:r>
        <w:rPr>
          <w:lang w:val="en-US"/>
        </w:rPr>
        <w:t>new</w:t>
      </w:r>
      <w:r w:rsidRPr="00BC306B">
        <w:rPr>
          <w:lang w:val="en-US"/>
        </w:rPr>
        <w:t xml:space="preserve"> URI to be </w:t>
      </w:r>
      <w:proofErr w:type="gramStart"/>
      <w:r w:rsidRPr="00BC306B">
        <w:rPr>
          <w:lang w:val="en-US"/>
        </w:rPr>
        <w:t>provided !</w:t>
      </w:r>
      <w:proofErr w:type="gramEnd"/>
    </w:p>
    <w:p w:rsidR="00B81D77" w:rsidRPr="003672AB" w:rsidRDefault="00B81D77" w:rsidP="00EC33A9">
      <w:pPr>
        <w:pStyle w:val="Kommentartext"/>
        <w:rPr>
          <w:lang w:val="en-US"/>
        </w:rPr>
      </w:pPr>
    </w:p>
  </w:comment>
  <w:comment w:id="1180" w:author="Autor" w:date="2020-04-09T18:01:00Z" w:initials="A">
    <w:p w:rsidR="00B81D77" w:rsidRPr="00A40D6C" w:rsidRDefault="00B81D77" w:rsidP="00AC73E8">
      <w:pPr>
        <w:pStyle w:val="Kommentartext"/>
        <w:rPr>
          <w:lang w:val="en-US"/>
        </w:rPr>
      </w:pPr>
      <w:r>
        <w:rPr>
          <w:rStyle w:val="Kommentarzeichen"/>
        </w:rPr>
        <w:annotationRef/>
      </w:r>
      <w:r w:rsidRPr="00BC306B">
        <w:rPr>
          <w:lang w:val="en-US"/>
        </w:rPr>
        <w:t xml:space="preserve">This </w:t>
      </w:r>
      <w:r>
        <w:rPr>
          <w:lang w:val="en-US"/>
        </w:rPr>
        <w:t>new</w:t>
      </w:r>
      <w:r w:rsidRPr="00BC306B">
        <w:rPr>
          <w:lang w:val="en-US"/>
        </w:rPr>
        <w:t xml:space="preserve"> URI to be </w:t>
      </w:r>
      <w:proofErr w:type="gramStart"/>
      <w:r w:rsidRPr="00BC306B">
        <w:rPr>
          <w:lang w:val="en-US"/>
        </w:rPr>
        <w:t>provided !</w:t>
      </w:r>
      <w:proofErr w:type="gramEnd"/>
    </w:p>
    <w:p w:rsidR="00B81D77" w:rsidRPr="003672AB" w:rsidRDefault="00B81D77" w:rsidP="00AC73E8">
      <w:pPr>
        <w:pStyle w:val="Kommentartext"/>
        <w:rPr>
          <w:lang w:val="en-US"/>
        </w:rPr>
      </w:pPr>
    </w:p>
  </w:comment>
  <w:comment w:id="1186" w:author="Autor" w:date="2020-04-09T18:01:00Z" w:initials="A">
    <w:p w:rsidR="00B81D77" w:rsidRPr="00A40D6C" w:rsidRDefault="00B81D77" w:rsidP="00AC73E8">
      <w:pPr>
        <w:pStyle w:val="Kommentartext"/>
        <w:rPr>
          <w:lang w:val="en-US"/>
        </w:rPr>
      </w:pPr>
      <w:r>
        <w:rPr>
          <w:rStyle w:val="Kommentarzeichen"/>
        </w:rPr>
        <w:annotationRef/>
      </w:r>
      <w:r w:rsidRPr="00BC306B">
        <w:rPr>
          <w:lang w:val="en-US"/>
        </w:rPr>
        <w:t xml:space="preserve">This </w:t>
      </w:r>
      <w:r>
        <w:rPr>
          <w:lang w:val="en-US"/>
        </w:rPr>
        <w:t>new</w:t>
      </w:r>
      <w:r w:rsidRPr="00BC306B">
        <w:rPr>
          <w:lang w:val="en-US"/>
        </w:rPr>
        <w:t xml:space="preserve"> URI to be </w:t>
      </w:r>
      <w:proofErr w:type="gramStart"/>
      <w:r w:rsidRPr="00BC306B">
        <w:rPr>
          <w:lang w:val="en-US"/>
        </w:rPr>
        <w:t>provided !</w:t>
      </w:r>
      <w:proofErr w:type="gramEnd"/>
    </w:p>
    <w:p w:rsidR="00B81D77" w:rsidRPr="003672AB" w:rsidRDefault="00B81D77" w:rsidP="00AC73E8">
      <w:pPr>
        <w:pStyle w:val="Kommentartext"/>
        <w:rPr>
          <w:lang w:val="en-US"/>
        </w:rPr>
      </w:pPr>
    </w:p>
  </w:comment>
  <w:comment w:id="1212" w:author="Autor" w:date="2020-04-09T18:01:00Z" w:initials="A">
    <w:p w:rsidR="00B81D77" w:rsidRPr="00BC306B" w:rsidRDefault="00B81D77">
      <w:pPr>
        <w:pStyle w:val="Kommentartext"/>
        <w:rPr>
          <w:lang w:val="en-US"/>
        </w:rPr>
      </w:pPr>
      <w:r>
        <w:rPr>
          <w:rStyle w:val="Kommentarzeichen"/>
        </w:rPr>
        <w:annotationRef/>
      </w:r>
      <w:r w:rsidRPr="00BC306B">
        <w:rPr>
          <w:lang w:val="en-US"/>
        </w:rPr>
        <w:t xml:space="preserve">This </w:t>
      </w:r>
      <w:r>
        <w:rPr>
          <w:lang w:val="en-US"/>
        </w:rPr>
        <w:t>new</w:t>
      </w:r>
      <w:r w:rsidRPr="00BC306B">
        <w:rPr>
          <w:lang w:val="en-US"/>
        </w:rPr>
        <w:t xml:space="preserve"> URI to be </w:t>
      </w:r>
      <w:proofErr w:type="gramStart"/>
      <w:r w:rsidRPr="00BC306B">
        <w:rPr>
          <w:lang w:val="en-US"/>
        </w:rPr>
        <w:t>provided !</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7BB223" w15:done="0"/>
  <w15:commentEx w15:paraId="486DD3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7BB223" w16cid:durableId="1E11D7D7"/>
  <w16cid:commentId w16cid:paraId="486DD36A" w16cid:durableId="1E11DA6E"/>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468F" w:rsidRDefault="0070468F">
      <w:r>
        <w:separator/>
      </w:r>
    </w:p>
  </w:endnote>
  <w:endnote w:type="continuationSeparator" w:id="0">
    <w:p w:rsidR="0070468F" w:rsidRDefault="0070468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427" w:type="dxa"/>
      <w:tblInd w:w="392" w:type="dxa"/>
      <w:tblLook w:val="01E0"/>
    </w:tblPr>
    <w:tblGrid>
      <w:gridCol w:w="2039"/>
      <w:gridCol w:w="5562"/>
      <w:gridCol w:w="367"/>
      <w:gridCol w:w="2459"/>
    </w:tblGrid>
    <w:tr w:rsidR="00B90853" w:rsidRPr="00950F51" w:rsidTr="00161E40">
      <w:trPr>
        <w:trHeight w:val="694"/>
      </w:trPr>
      <w:tc>
        <w:tcPr>
          <w:tcW w:w="2039" w:type="dxa"/>
          <w:vAlign w:val="center"/>
        </w:tcPr>
        <w:p w:rsidR="00B90853" w:rsidRPr="00B67BCE" w:rsidRDefault="00B90853" w:rsidP="00277B28">
          <w:pPr>
            <w:pStyle w:val="Fuzeile"/>
            <w:rPr>
              <w:color w:val="000080"/>
              <w:sz w:val="18"/>
              <w:szCs w:val="18"/>
            </w:rPr>
          </w:pPr>
          <w:r>
            <w:rPr>
              <w:noProof/>
              <w:lang w:val="de-DE" w:eastAsia="de-DE"/>
            </w:rPr>
            <w:drawing>
              <wp:inline distT="0" distB="0" distL="0" distR="0">
                <wp:extent cx="650240" cy="447040"/>
                <wp:effectExtent l="0" t="0" r="10160" b="10160"/>
                <wp:docPr id="3" name="Immagine 1" descr="C:\Users\alessandro.javicoli\AppData\Local\Microsoft\Windows\Temporary Internet Files\Content.Outlook\4DMCT17F\logo_ce-en-rvb-l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C:\Users\alessandro.javicoli\AppData\Local\Microsoft\Windows\Temporary Internet Files\Content.Outlook\4DMCT17F\logo_ce-en-rvb-lr (4).jpg"/>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tc>
      <w:tc>
        <w:tcPr>
          <w:tcW w:w="5562" w:type="dxa"/>
          <w:vAlign w:val="center"/>
        </w:tcPr>
        <w:p w:rsidR="00B90853" w:rsidRPr="00B67BCE" w:rsidRDefault="00B90853" w:rsidP="00EB1029">
          <w:pPr>
            <w:pStyle w:val="Fuzeile"/>
            <w:rPr>
              <w:color w:val="000080"/>
              <w:sz w:val="18"/>
              <w:szCs w:val="18"/>
            </w:rPr>
          </w:pPr>
          <w:r>
            <w:rPr>
              <w:noProof/>
              <w:color w:val="000080"/>
              <w:sz w:val="18"/>
              <w:szCs w:val="18"/>
              <w:lang w:val="it-IT" w:eastAsia="it-IT"/>
            </w:rPr>
            <w:t xml:space="preserve">              </w:t>
          </w:r>
          <w:r w:rsidRPr="00B82FC7">
            <w:rPr>
              <w:noProof/>
              <w:color w:val="000080"/>
              <w:sz w:val="18"/>
              <w:szCs w:val="18"/>
              <w:lang w:val="de-DE" w:eastAsia="de-DE"/>
            </w:rPr>
            <w:drawing>
              <wp:inline distT="0" distB="0" distL="0" distR="0">
                <wp:extent cx="1968500" cy="279400"/>
                <wp:effectExtent l="0" t="0" r="12700" b="0"/>
                <wp:docPr id="1035762560" name="picture" descr="en_cef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68500" cy="279400"/>
                        </a:xfrm>
                        <a:prstGeom prst="rect">
                          <a:avLst/>
                        </a:prstGeom>
                      </pic:spPr>
                    </pic:pic>
                  </a:graphicData>
                </a:graphic>
              </wp:inline>
            </w:drawing>
          </w:r>
        </w:p>
      </w:tc>
      <w:tc>
        <w:tcPr>
          <w:tcW w:w="367" w:type="dxa"/>
          <w:vAlign w:val="center"/>
        </w:tcPr>
        <w:p w:rsidR="00B90853" w:rsidRPr="00B67BCE" w:rsidRDefault="00B90853" w:rsidP="00161E40">
          <w:pPr>
            <w:pStyle w:val="Fuzeile"/>
            <w:rPr>
              <w:color w:val="000080"/>
              <w:sz w:val="18"/>
              <w:szCs w:val="18"/>
            </w:rPr>
          </w:pPr>
          <w:r>
            <w:rPr>
              <w:color w:val="000080"/>
              <w:sz w:val="18"/>
              <w:szCs w:val="18"/>
            </w:rPr>
            <w:t xml:space="preserve"> </w:t>
          </w:r>
        </w:p>
      </w:tc>
      <w:tc>
        <w:tcPr>
          <w:tcW w:w="2459" w:type="dxa"/>
          <w:vAlign w:val="center"/>
        </w:tcPr>
        <w:p w:rsidR="00B90853" w:rsidRPr="00B67BCE" w:rsidRDefault="003D1367" w:rsidP="00161E40">
          <w:pPr>
            <w:pStyle w:val="Fuzeile"/>
            <w:rPr>
              <w:b/>
              <w:color w:val="000080"/>
              <w:sz w:val="18"/>
              <w:szCs w:val="18"/>
            </w:rPr>
          </w:pPr>
          <w:hyperlink r:id="rId3" w:history="1">
            <w:r w:rsidR="00B90853">
              <w:rPr>
                <w:rStyle w:val="Hyperlink"/>
                <w:b/>
                <w:sz w:val="18"/>
                <w:szCs w:val="18"/>
              </w:rPr>
              <w:t>http://www.its-platform.eu</w:t>
            </w:r>
          </w:hyperlink>
          <w:r w:rsidR="00B90853">
            <w:rPr>
              <w:b/>
              <w:color w:val="000080"/>
              <w:sz w:val="18"/>
              <w:szCs w:val="18"/>
            </w:rPr>
            <w:t xml:space="preserve"> </w:t>
          </w:r>
        </w:p>
      </w:tc>
    </w:tr>
  </w:tbl>
  <w:p w:rsidR="00B90853" w:rsidRDefault="00B90853" w:rsidP="00161E40">
    <w:pPr>
      <w:pStyle w:val="Fuzeile"/>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853" w:rsidRPr="00137047" w:rsidRDefault="00B90853" w:rsidP="006A4FB8">
    <w:pPr>
      <w:pStyle w:val="Fuzeile"/>
      <w:pBdr>
        <w:bottom w:val="single" w:sz="2" w:space="3" w:color="000000"/>
      </w:pBdr>
      <w:tabs>
        <w:tab w:val="clear" w:pos="4819"/>
        <w:tab w:val="clear" w:pos="9071"/>
        <w:tab w:val="right" w:pos="9923"/>
      </w:tabs>
      <w:spacing w:line="240" w:lineRule="auto"/>
      <w:ind w:left="1985"/>
      <w:jc w:val="right"/>
      <w:rPr>
        <w:smallCaps/>
        <w:sz w:val="18"/>
        <w:szCs w:val="18"/>
      </w:rPr>
    </w:pPr>
    <w:r w:rsidRPr="00137047">
      <w:rPr>
        <w:sz w:val="18"/>
        <w:szCs w:val="18"/>
      </w:rPr>
      <w:t xml:space="preserve">Document Title </w:t>
    </w:r>
    <w:r w:rsidRPr="00137047">
      <w:rPr>
        <w:smallCaps/>
        <w:sz w:val="18"/>
        <w:szCs w:val="18"/>
      </w:rPr>
      <w:t xml:space="preserve"> </w:t>
    </w:r>
  </w:p>
  <w:tbl>
    <w:tblPr>
      <w:tblW w:w="0" w:type="auto"/>
      <w:tblInd w:w="1956" w:type="dxa"/>
      <w:tblBorders>
        <w:insideH w:val="single" w:sz="4" w:space="0" w:color="auto"/>
      </w:tblBorders>
      <w:tblLook w:val="04A0"/>
    </w:tblPr>
    <w:tblGrid>
      <w:gridCol w:w="2263"/>
      <w:gridCol w:w="3260"/>
      <w:gridCol w:w="2688"/>
    </w:tblGrid>
    <w:tr w:rsidR="00B90853" w:rsidRPr="00E63975" w:rsidTr="00E63975">
      <w:tc>
        <w:tcPr>
          <w:tcW w:w="2263" w:type="dxa"/>
          <w:vAlign w:val="center"/>
        </w:tcPr>
        <w:p w:rsidR="00B90853" w:rsidRPr="00E63975" w:rsidRDefault="00B90853" w:rsidP="00E63975">
          <w:pPr>
            <w:pStyle w:val="Fuzeile"/>
            <w:tabs>
              <w:tab w:val="clear" w:pos="4819"/>
              <w:tab w:val="clear" w:pos="9071"/>
              <w:tab w:val="right" w:pos="9923"/>
            </w:tabs>
            <w:rPr>
              <w:b/>
              <w:smallCaps/>
              <w:color w:val="1F497D"/>
              <w:sz w:val="14"/>
            </w:rPr>
          </w:pPr>
          <w:proofErr w:type="spellStart"/>
          <w:r w:rsidRPr="00E63975">
            <w:rPr>
              <w:b/>
              <w:smallCaps/>
              <w:color w:val="1F497D"/>
              <w:sz w:val="18"/>
            </w:rPr>
            <w:t>EasyWay</w:t>
          </w:r>
          <w:proofErr w:type="spellEnd"/>
          <w:r w:rsidRPr="00E63975">
            <w:rPr>
              <w:b/>
              <w:smallCaps/>
              <w:color w:val="1F497D"/>
              <w:sz w:val="18"/>
            </w:rPr>
            <w:t xml:space="preserve"> 2</w:t>
          </w:r>
        </w:p>
      </w:tc>
      <w:tc>
        <w:tcPr>
          <w:tcW w:w="3260" w:type="dxa"/>
          <w:vAlign w:val="center"/>
        </w:tcPr>
        <w:p w:rsidR="00B90853" w:rsidRPr="00E63975" w:rsidRDefault="00B90853" w:rsidP="00E63975">
          <w:pPr>
            <w:pStyle w:val="Fuzeile"/>
            <w:tabs>
              <w:tab w:val="clear" w:pos="4819"/>
              <w:tab w:val="clear" w:pos="9071"/>
              <w:tab w:val="right" w:pos="9923"/>
            </w:tabs>
            <w:jc w:val="center"/>
            <w:rPr>
              <w:smallCaps/>
              <w:sz w:val="14"/>
            </w:rPr>
          </w:pPr>
          <w:r w:rsidRPr="00E63975">
            <w:rPr>
              <w:smallCaps/>
              <w:sz w:val="14"/>
            </w:rPr>
            <w:t>Public/Internal/Restricted</w:t>
          </w:r>
        </w:p>
      </w:tc>
      <w:tc>
        <w:tcPr>
          <w:tcW w:w="2688" w:type="dxa"/>
          <w:vAlign w:val="center"/>
        </w:tcPr>
        <w:p w:rsidR="00B90853" w:rsidRPr="00E63975" w:rsidRDefault="003D1367" w:rsidP="00E63975">
          <w:pPr>
            <w:pStyle w:val="Fuzeile"/>
            <w:tabs>
              <w:tab w:val="clear" w:pos="4819"/>
              <w:tab w:val="clear" w:pos="9071"/>
              <w:tab w:val="right" w:pos="9923"/>
            </w:tabs>
            <w:ind w:left="27"/>
            <w:jc w:val="right"/>
            <w:rPr>
              <w:sz w:val="16"/>
            </w:rPr>
          </w:pPr>
          <w:r w:rsidRPr="00E63975">
            <w:rPr>
              <w:rStyle w:val="Seitenzahl"/>
              <w:b/>
            </w:rPr>
            <w:fldChar w:fldCharType="begin"/>
          </w:r>
          <w:r w:rsidR="00B90853" w:rsidRPr="00E63975">
            <w:rPr>
              <w:rStyle w:val="Seitenzahl"/>
              <w:b/>
            </w:rPr>
            <w:instrText xml:space="preserve"> PAGE </w:instrText>
          </w:r>
          <w:r w:rsidRPr="00E63975">
            <w:rPr>
              <w:rStyle w:val="Seitenzahl"/>
              <w:b/>
            </w:rPr>
            <w:fldChar w:fldCharType="separate"/>
          </w:r>
          <w:r w:rsidR="00B90853" w:rsidRPr="00E63975">
            <w:rPr>
              <w:rStyle w:val="Seitenzahl"/>
              <w:b/>
              <w:noProof/>
            </w:rPr>
            <w:t>2</w:t>
          </w:r>
          <w:r w:rsidRPr="00E63975">
            <w:rPr>
              <w:rStyle w:val="Seitenzahl"/>
              <w:b/>
            </w:rPr>
            <w:fldChar w:fldCharType="end"/>
          </w:r>
          <w:r w:rsidR="00B90853" w:rsidRPr="00E63975">
            <w:rPr>
              <w:rStyle w:val="Seitenzahl"/>
            </w:rPr>
            <w:t>/</w:t>
          </w:r>
          <w:fldSimple w:instr=" NUMPAGES  \* MERGEFORMAT ">
            <w:r w:rsidR="00B90853" w:rsidRPr="00E62ED1">
              <w:rPr>
                <w:rStyle w:val="Seitenzahl"/>
                <w:noProof/>
              </w:rPr>
              <w:t>42</w:t>
            </w:r>
          </w:fldSimple>
        </w:p>
      </w:tc>
    </w:tr>
  </w:tbl>
  <w:p w:rsidR="00B90853" w:rsidRPr="00A75F0C" w:rsidRDefault="00B90853" w:rsidP="00A75F0C">
    <w:pPr>
      <w:pStyle w:val="Fuzeile"/>
      <w:tabs>
        <w:tab w:val="clear" w:pos="4819"/>
        <w:tab w:val="clear" w:pos="9071"/>
        <w:tab w:val="right" w:pos="9923"/>
      </w:tabs>
      <w:spacing w:line="240" w:lineRule="auto"/>
      <w:ind w:left="1956"/>
      <w:rPr>
        <w:sz w:val="16"/>
      </w:rPr>
    </w:pPr>
    <w:r>
      <w:rPr>
        <w:smallCaps/>
        <w:sz w:val="14"/>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853" w:rsidRPr="00B26D0F" w:rsidRDefault="00B90853" w:rsidP="00A50031">
    <w:pPr>
      <w:pStyle w:val="Fuzeile"/>
      <w:pBdr>
        <w:bottom w:val="single" w:sz="2" w:space="2" w:color="000000"/>
      </w:pBdr>
      <w:tabs>
        <w:tab w:val="clear" w:pos="4819"/>
        <w:tab w:val="clear" w:pos="9071"/>
        <w:tab w:val="right" w:pos="9923"/>
      </w:tabs>
      <w:spacing w:line="240" w:lineRule="auto"/>
      <w:ind w:left="1985"/>
      <w:jc w:val="right"/>
      <w:rPr>
        <w:smallCaps/>
        <w:sz w:val="18"/>
        <w:szCs w:val="18"/>
        <w:lang w:val="fr-FR"/>
      </w:rPr>
    </w:pPr>
    <w:r w:rsidRPr="00B26D0F">
      <w:rPr>
        <w:sz w:val="18"/>
        <w:szCs w:val="18"/>
        <w:lang w:val="fr-FR"/>
      </w:rPr>
      <w:t xml:space="preserve">EU EIP SA46 </w:t>
    </w:r>
    <w:proofErr w:type="spellStart"/>
    <w:r>
      <w:rPr>
        <w:sz w:val="18"/>
        <w:szCs w:val="18"/>
        <w:lang w:val="fr-FR"/>
      </w:rPr>
      <w:t>Coordinated</w:t>
    </w:r>
    <w:proofErr w:type="spellEnd"/>
    <w:r>
      <w:rPr>
        <w:sz w:val="18"/>
        <w:szCs w:val="18"/>
        <w:lang w:val="fr-FR"/>
      </w:rPr>
      <w:t xml:space="preserve"> </w:t>
    </w:r>
    <w:proofErr w:type="spellStart"/>
    <w:r>
      <w:rPr>
        <w:sz w:val="18"/>
        <w:szCs w:val="18"/>
        <w:lang w:val="fr-FR"/>
      </w:rPr>
      <w:t>Metadata</w:t>
    </w:r>
    <w:proofErr w:type="spellEnd"/>
    <w:r>
      <w:rPr>
        <w:sz w:val="18"/>
        <w:szCs w:val="18"/>
        <w:lang w:val="fr-FR"/>
      </w:rPr>
      <w:t xml:space="preserve"> Catalogue</w:t>
    </w:r>
  </w:p>
  <w:tbl>
    <w:tblPr>
      <w:tblW w:w="0" w:type="auto"/>
      <w:tblInd w:w="1956" w:type="dxa"/>
      <w:tblBorders>
        <w:insideH w:val="single" w:sz="4" w:space="0" w:color="auto"/>
      </w:tblBorders>
      <w:tblLook w:val="04A0"/>
    </w:tblPr>
    <w:tblGrid>
      <w:gridCol w:w="1514"/>
      <w:gridCol w:w="2136"/>
      <w:gridCol w:w="3007"/>
      <w:gridCol w:w="1554"/>
    </w:tblGrid>
    <w:tr w:rsidR="00B90853" w:rsidRPr="00E63975" w:rsidTr="00B60DD3">
      <w:tc>
        <w:tcPr>
          <w:tcW w:w="1514" w:type="dxa"/>
          <w:vAlign w:val="center"/>
        </w:tcPr>
        <w:p w:rsidR="00B90853" w:rsidRPr="006D2F26" w:rsidRDefault="00B90853" w:rsidP="008E48FE">
          <w:pPr>
            <w:pStyle w:val="Fuzeile"/>
            <w:tabs>
              <w:tab w:val="clear" w:pos="4819"/>
              <w:tab w:val="clear" w:pos="9071"/>
              <w:tab w:val="right" w:pos="9923"/>
            </w:tabs>
            <w:spacing w:line="240" w:lineRule="auto"/>
            <w:rPr>
              <w:b/>
              <w:smallCaps/>
              <w:color w:val="1F497D"/>
              <w:sz w:val="18"/>
              <w:szCs w:val="18"/>
            </w:rPr>
          </w:pPr>
          <w:r>
            <w:rPr>
              <w:b/>
              <w:smallCaps/>
              <w:color w:val="1F497D"/>
              <w:sz w:val="18"/>
              <w:szCs w:val="18"/>
            </w:rPr>
            <w:t xml:space="preserve">EU </w:t>
          </w:r>
          <w:r w:rsidRPr="006D2F26">
            <w:rPr>
              <w:b/>
              <w:smallCaps/>
              <w:color w:val="1F497D"/>
              <w:sz w:val="18"/>
              <w:szCs w:val="18"/>
            </w:rPr>
            <w:t>E</w:t>
          </w:r>
          <w:r>
            <w:rPr>
              <w:b/>
              <w:smallCaps/>
              <w:color w:val="1F497D"/>
              <w:sz w:val="18"/>
              <w:szCs w:val="18"/>
            </w:rPr>
            <w:t>IP</w:t>
          </w:r>
        </w:p>
      </w:tc>
      <w:tc>
        <w:tcPr>
          <w:tcW w:w="2136" w:type="dxa"/>
          <w:vAlign w:val="center"/>
        </w:tcPr>
        <w:p w:rsidR="00B90853" w:rsidRPr="00175224" w:rsidRDefault="00B90853" w:rsidP="00B60DD3">
          <w:pPr>
            <w:pStyle w:val="Fuzeile"/>
            <w:tabs>
              <w:tab w:val="clear" w:pos="4819"/>
              <w:tab w:val="clear" w:pos="9071"/>
              <w:tab w:val="right" w:pos="9923"/>
            </w:tabs>
            <w:spacing w:line="240" w:lineRule="auto"/>
            <w:jc w:val="center"/>
            <w:rPr>
              <w:smallCaps/>
              <w:sz w:val="18"/>
              <w:szCs w:val="18"/>
            </w:rPr>
          </w:pPr>
        </w:p>
      </w:tc>
      <w:tc>
        <w:tcPr>
          <w:tcW w:w="3007" w:type="dxa"/>
          <w:vAlign w:val="center"/>
        </w:tcPr>
        <w:p w:rsidR="00B90853" w:rsidRPr="00175224" w:rsidRDefault="00B90853" w:rsidP="0099636E">
          <w:pPr>
            <w:pStyle w:val="Fuzeile"/>
            <w:tabs>
              <w:tab w:val="clear" w:pos="4819"/>
              <w:tab w:val="clear" w:pos="9071"/>
              <w:tab w:val="right" w:pos="9923"/>
            </w:tabs>
            <w:spacing w:line="240" w:lineRule="auto"/>
            <w:rPr>
              <w:rStyle w:val="Seitenzahl"/>
              <w:b/>
              <w:sz w:val="18"/>
              <w:szCs w:val="18"/>
            </w:rPr>
          </w:pPr>
          <w:r>
            <w:rPr>
              <w:smallCaps/>
              <w:sz w:val="18"/>
              <w:szCs w:val="18"/>
            </w:rPr>
            <w:t xml:space="preserve">EU </w:t>
          </w:r>
          <w:r w:rsidRPr="00175224">
            <w:rPr>
              <w:smallCaps/>
              <w:sz w:val="18"/>
              <w:szCs w:val="18"/>
            </w:rPr>
            <w:t>E</w:t>
          </w:r>
          <w:r>
            <w:rPr>
              <w:smallCaps/>
              <w:sz w:val="18"/>
              <w:szCs w:val="18"/>
            </w:rPr>
            <w:t xml:space="preserve">IP </w:t>
          </w:r>
          <w:r>
            <w:rPr>
              <w:b/>
              <w:smallCaps/>
              <w:color w:val="1F497D"/>
              <w:sz w:val="18"/>
              <w:szCs w:val="18"/>
            </w:rPr>
            <w:t>A46</w:t>
          </w:r>
          <w:r>
            <w:rPr>
              <w:smallCaps/>
              <w:sz w:val="18"/>
              <w:szCs w:val="18"/>
            </w:rPr>
            <w:t>/2019/N°2</w:t>
          </w:r>
        </w:p>
      </w:tc>
      <w:tc>
        <w:tcPr>
          <w:tcW w:w="1554" w:type="dxa"/>
          <w:vAlign w:val="center"/>
        </w:tcPr>
        <w:p w:rsidR="00B90853" w:rsidRPr="00175224" w:rsidRDefault="003D1367" w:rsidP="00B60DD3">
          <w:pPr>
            <w:pStyle w:val="Fuzeile"/>
            <w:tabs>
              <w:tab w:val="clear" w:pos="4819"/>
              <w:tab w:val="clear" w:pos="9071"/>
              <w:tab w:val="right" w:pos="9923"/>
            </w:tabs>
            <w:spacing w:line="240" w:lineRule="auto"/>
            <w:ind w:left="27"/>
            <w:jc w:val="right"/>
            <w:rPr>
              <w:sz w:val="18"/>
              <w:szCs w:val="18"/>
            </w:rPr>
          </w:pPr>
          <w:r w:rsidRPr="00175224">
            <w:rPr>
              <w:rStyle w:val="Seitenzahl"/>
              <w:b/>
              <w:sz w:val="24"/>
              <w:szCs w:val="18"/>
            </w:rPr>
            <w:fldChar w:fldCharType="begin"/>
          </w:r>
          <w:r w:rsidR="00B90853" w:rsidRPr="00175224">
            <w:rPr>
              <w:rStyle w:val="Seitenzahl"/>
              <w:b/>
              <w:sz w:val="24"/>
              <w:szCs w:val="18"/>
            </w:rPr>
            <w:instrText xml:space="preserve"> PAGE </w:instrText>
          </w:r>
          <w:r w:rsidRPr="00175224">
            <w:rPr>
              <w:rStyle w:val="Seitenzahl"/>
              <w:b/>
              <w:sz w:val="24"/>
              <w:szCs w:val="18"/>
            </w:rPr>
            <w:fldChar w:fldCharType="separate"/>
          </w:r>
          <w:r w:rsidR="004F4536">
            <w:rPr>
              <w:rStyle w:val="Seitenzahl"/>
              <w:b/>
              <w:noProof/>
              <w:sz w:val="24"/>
              <w:szCs w:val="18"/>
            </w:rPr>
            <w:t>44</w:t>
          </w:r>
          <w:r w:rsidRPr="00175224">
            <w:rPr>
              <w:rStyle w:val="Seitenzahl"/>
              <w:b/>
              <w:sz w:val="24"/>
              <w:szCs w:val="18"/>
            </w:rPr>
            <w:fldChar w:fldCharType="end"/>
          </w:r>
          <w:r w:rsidR="00B90853" w:rsidRPr="00175224">
            <w:rPr>
              <w:rStyle w:val="Seitenzahl"/>
              <w:sz w:val="18"/>
              <w:szCs w:val="18"/>
            </w:rPr>
            <w:t>/</w:t>
          </w:r>
          <w:fldSimple w:instr=" NUMPAGES  \* MERGEFORMAT ">
            <w:r w:rsidR="004F4536" w:rsidRPr="004F4536">
              <w:rPr>
                <w:rStyle w:val="Seitenzahl"/>
                <w:noProof/>
                <w:szCs w:val="18"/>
              </w:rPr>
              <w:t>49</w:t>
            </w:r>
          </w:fldSimple>
        </w:p>
      </w:tc>
    </w:tr>
  </w:tbl>
  <w:p w:rsidR="00B90853" w:rsidRPr="004E37F4" w:rsidRDefault="00B90853" w:rsidP="004E37F4">
    <w:pPr>
      <w:pStyle w:val="Fuzeile"/>
      <w:tabs>
        <w:tab w:val="clear" w:pos="4819"/>
        <w:tab w:val="clear" w:pos="9071"/>
        <w:tab w:val="right" w:pos="9072"/>
        <w:tab w:val="right" w:pos="9923"/>
      </w:tabs>
      <w:spacing w:line="240" w:lineRule="auto"/>
      <w:rPr>
        <w:sz w:val="18"/>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853" w:rsidRPr="00137047" w:rsidRDefault="00B90853" w:rsidP="00A75F0C">
    <w:pPr>
      <w:pStyle w:val="Fuzeile"/>
      <w:pBdr>
        <w:bottom w:val="single" w:sz="2" w:space="2" w:color="000000"/>
      </w:pBdr>
      <w:tabs>
        <w:tab w:val="clear" w:pos="4819"/>
        <w:tab w:val="clear" w:pos="9071"/>
        <w:tab w:val="right" w:pos="9923"/>
      </w:tabs>
      <w:spacing w:line="240" w:lineRule="auto"/>
      <w:ind w:left="1985"/>
      <w:jc w:val="right"/>
      <w:rPr>
        <w:smallCaps/>
        <w:sz w:val="18"/>
        <w:szCs w:val="18"/>
      </w:rPr>
    </w:pPr>
    <w:r w:rsidRPr="00137047">
      <w:rPr>
        <w:sz w:val="18"/>
        <w:szCs w:val="18"/>
      </w:rPr>
      <w:t xml:space="preserve">Document Title </w:t>
    </w:r>
    <w:r w:rsidRPr="00137047">
      <w:rPr>
        <w:smallCaps/>
        <w:sz w:val="18"/>
        <w:szCs w:val="18"/>
      </w:rPr>
      <w:t xml:space="preserve"> </w:t>
    </w:r>
  </w:p>
  <w:tbl>
    <w:tblPr>
      <w:tblW w:w="0" w:type="auto"/>
      <w:tblInd w:w="1956" w:type="dxa"/>
      <w:tblBorders>
        <w:insideH w:val="single" w:sz="4" w:space="0" w:color="auto"/>
      </w:tblBorders>
      <w:tblLook w:val="04A0"/>
    </w:tblPr>
    <w:tblGrid>
      <w:gridCol w:w="1514"/>
      <w:gridCol w:w="2136"/>
      <w:gridCol w:w="3007"/>
      <w:gridCol w:w="1554"/>
    </w:tblGrid>
    <w:tr w:rsidR="00B90853" w:rsidRPr="00E63975" w:rsidTr="00175224">
      <w:tc>
        <w:tcPr>
          <w:tcW w:w="1514" w:type="dxa"/>
          <w:vAlign w:val="center"/>
        </w:tcPr>
        <w:p w:rsidR="00B90853" w:rsidRPr="00175224" w:rsidRDefault="00B90853" w:rsidP="00E63975">
          <w:pPr>
            <w:pStyle w:val="Fuzeile"/>
            <w:tabs>
              <w:tab w:val="clear" w:pos="4819"/>
              <w:tab w:val="clear" w:pos="9071"/>
              <w:tab w:val="right" w:pos="9923"/>
            </w:tabs>
            <w:rPr>
              <w:b/>
              <w:smallCaps/>
              <w:color w:val="1F497D"/>
              <w:sz w:val="18"/>
              <w:szCs w:val="18"/>
            </w:rPr>
          </w:pPr>
          <w:proofErr w:type="spellStart"/>
          <w:r w:rsidRPr="00175224">
            <w:rPr>
              <w:b/>
              <w:smallCaps/>
              <w:color w:val="1F497D"/>
              <w:sz w:val="18"/>
              <w:szCs w:val="18"/>
            </w:rPr>
            <w:t>EasyWay</w:t>
          </w:r>
          <w:proofErr w:type="spellEnd"/>
          <w:r w:rsidRPr="00175224">
            <w:rPr>
              <w:b/>
              <w:smallCaps/>
              <w:color w:val="1F497D"/>
              <w:sz w:val="18"/>
              <w:szCs w:val="18"/>
            </w:rPr>
            <w:t xml:space="preserve"> 2</w:t>
          </w:r>
        </w:p>
      </w:tc>
      <w:tc>
        <w:tcPr>
          <w:tcW w:w="2136" w:type="dxa"/>
          <w:vAlign w:val="center"/>
        </w:tcPr>
        <w:p w:rsidR="00B90853" w:rsidRPr="00175224" w:rsidRDefault="00B90853" w:rsidP="00E63975">
          <w:pPr>
            <w:pStyle w:val="Fuzeile"/>
            <w:tabs>
              <w:tab w:val="clear" w:pos="4819"/>
              <w:tab w:val="clear" w:pos="9071"/>
              <w:tab w:val="right" w:pos="9923"/>
            </w:tabs>
            <w:jc w:val="center"/>
            <w:rPr>
              <w:smallCaps/>
              <w:sz w:val="18"/>
              <w:szCs w:val="18"/>
            </w:rPr>
          </w:pPr>
          <w:r w:rsidRPr="00175224">
            <w:rPr>
              <w:b/>
              <w:smallCaps/>
              <w:sz w:val="18"/>
              <w:szCs w:val="18"/>
            </w:rPr>
            <w:t>P</w:t>
          </w:r>
          <w:r>
            <w:rPr>
              <w:smallCaps/>
              <w:sz w:val="18"/>
              <w:szCs w:val="18"/>
            </w:rPr>
            <w:t xml:space="preserve"> – </w:t>
          </w:r>
          <w:r w:rsidRPr="00175224">
            <w:rPr>
              <w:b/>
              <w:smallCaps/>
              <w:sz w:val="18"/>
              <w:szCs w:val="18"/>
            </w:rPr>
            <w:t>I</w:t>
          </w:r>
          <w:r>
            <w:rPr>
              <w:smallCaps/>
              <w:sz w:val="18"/>
              <w:szCs w:val="18"/>
            </w:rPr>
            <w:t xml:space="preserve"> – </w:t>
          </w:r>
          <w:r w:rsidRPr="00175224">
            <w:rPr>
              <w:b/>
              <w:smallCaps/>
              <w:sz w:val="18"/>
              <w:szCs w:val="18"/>
            </w:rPr>
            <w:t>R</w:t>
          </w:r>
          <w:r>
            <w:rPr>
              <w:smallCaps/>
              <w:sz w:val="18"/>
              <w:szCs w:val="18"/>
            </w:rPr>
            <w:t xml:space="preserve"> </w:t>
          </w:r>
        </w:p>
      </w:tc>
      <w:tc>
        <w:tcPr>
          <w:tcW w:w="3007" w:type="dxa"/>
          <w:vAlign w:val="center"/>
        </w:tcPr>
        <w:p w:rsidR="00B90853" w:rsidRPr="00175224" w:rsidRDefault="00B90853" w:rsidP="00175224">
          <w:pPr>
            <w:pStyle w:val="Fuzeile"/>
            <w:tabs>
              <w:tab w:val="clear" w:pos="4819"/>
              <w:tab w:val="clear" w:pos="9071"/>
              <w:tab w:val="right" w:pos="9923"/>
            </w:tabs>
            <w:ind w:left="27"/>
            <w:jc w:val="center"/>
            <w:rPr>
              <w:rStyle w:val="Seitenzahl"/>
              <w:b/>
              <w:sz w:val="18"/>
              <w:szCs w:val="18"/>
            </w:rPr>
          </w:pPr>
          <w:proofErr w:type="spellStart"/>
          <w:r w:rsidRPr="00175224">
            <w:rPr>
              <w:smallCaps/>
              <w:sz w:val="18"/>
              <w:szCs w:val="18"/>
            </w:rPr>
            <w:t>EW</w:t>
          </w:r>
          <w:r>
            <w:rPr>
              <w:smallCaps/>
              <w:sz w:val="18"/>
              <w:szCs w:val="18"/>
            </w:rPr>
            <w:t>Group</w:t>
          </w:r>
          <w:proofErr w:type="spellEnd"/>
          <w:r>
            <w:rPr>
              <w:smallCaps/>
              <w:sz w:val="18"/>
              <w:szCs w:val="18"/>
            </w:rPr>
            <w:t>/Year/</w:t>
          </w:r>
          <w:proofErr w:type="spellStart"/>
          <w:r>
            <w:rPr>
              <w:smallCaps/>
              <w:sz w:val="18"/>
              <w:szCs w:val="18"/>
            </w:rPr>
            <w:t>N°doc</w:t>
          </w:r>
          <w:proofErr w:type="spellEnd"/>
        </w:p>
      </w:tc>
      <w:tc>
        <w:tcPr>
          <w:tcW w:w="1554" w:type="dxa"/>
          <w:vAlign w:val="center"/>
        </w:tcPr>
        <w:p w:rsidR="00B90853" w:rsidRPr="00175224" w:rsidRDefault="003D1367" w:rsidP="00E63975">
          <w:pPr>
            <w:pStyle w:val="Fuzeile"/>
            <w:tabs>
              <w:tab w:val="clear" w:pos="4819"/>
              <w:tab w:val="clear" w:pos="9071"/>
              <w:tab w:val="right" w:pos="9923"/>
            </w:tabs>
            <w:ind w:left="27"/>
            <w:jc w:val="right"/>
            <w:rPr>
              <w:sz w:val="18"/>
              <w:szCs w:val="18"/>
            </w:rPr>
          </w:pPr>
          <w:r w:rsidRPr="00175224">
            <w:rPr>
              <w:rStyle w:val="Seitenzahl"/>
              <w:b/>
              <w:szCs w:val="18"/>
            </w:rPr>
            <w:fldChar w:fldCharType="begin"/>
          </w:r>
          <w:r w:rsidR="00B90853" w:rsidRPr="00175224">
            <w:rPr>
              <w:rStyle w:val="Seitenzahl"/>
              <w:b/>
              <w:szCs w:val="18"/>
            </w:rPr>
            <w:instrText xml:space="preserve"> PAGE </w:instrText>
          </w:r>
          <w:r w:rsidRPr="00175224">
            <w:rPr>
              <w:rStyle w:val="Seitenzahl"/>
              <w:b/>
              <w:szCs w:val="18"/>
            </w:rPr>
            <w:fldChar w:fldCharType="separate"/>
          </w:r>
          <w:r w:rsidR="00B90853">
            <w:rPr>
              <w:rStyle w:val="Seitenzahl"/>
              <w:b/>
              <w:noProof/>
              <w:szCs w:val="18"/>
            </w:rPr>
            <w:t>2</w:t>
          </w:r>
          <w:r w:rsidRPr="00175224">
            <w:rPr>
              <w:rStyle w:val="Seitenzahl"/>
              <w:b/>
              <w:szCs w:val="18"/>
            </w:rPr>
            <w:fldChar w:fldCharType="end"/>
          </w:r>
          <w:r w:rsidR="00B90853" w:rsidRPr="00175224">
            <w:rPr>
              <w:rStyle w:val="Seitenzahl"/>
              <w:sz w:val="18"/>
              <w:szCs w:val="18"/>
            </w:rPr>
            <w:t>/</w:t>
          </w:r>
          <w:fldSimple w:instr=" NUMPAGES  \* MERGEFORMAT ">
            <w:r w:rsidR="00B90853" w:rsidRPr="00E62ED1">
              <w:rPr>
                <w:rStyle w:val="Seitenzahl"/>
                <w:noProof/>
                <w:szCs w:val="18"/>
              </w:rPr>
              <w:t>42</w:t>
            </w:r>
          </w:fldSimple>
        </w:p>
      </w:tc>
    </w:tr>
  </w:tbl>
  <w:p w:rsidR="00B90853" w:rsidRPr="00A75F0C" w:rsidRDefault="00B90853" w:rsidP="00A75F0C">
    <w:pPr>
      <w:pStyle w:val="Fuzeile"/>
      <w:tabs>
        <w:tab w:val="clear" w:pos="4819"/>
        <w:tab w:val="clear" w:pos="9071"/>
        <w:tab w:val="right" w:pos="9923"/>
      </w:tabs>
      <w:spacing w:line="240" w:lineRule="auto"/>
      <w:ind w:left="1956"/>
      <w:rPr>
        <w:sz w:val="16"/>
      </w:rPr>
    </w:pPr>
    <w:r>
      <w:rPr>
        <w:smallCaps/>
        <w:sz w:val="14"/>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468F" w:rsidRDefault="0070468F"/>
  </w:footnote>
  <w:footnote w:type="continuationSeparator" w:id="0">
    <w:p w:rsidR="0070468F" w:rsidRDefault="0070468F">
      <w:r>
        <w:continuationSeparator/>
      </w:r>
    </w:p>
  </w:footnote>
  <w:footnote w:id="1">
    <w:p w:rsidR="00B90853" w:rsidRDefault="00B90853" w:rsidP="005425C1">
      <w:pPr>
        <w:pStyle w:val="Funotentext"/>
      </w:pPr>
      <w:r>
        <w:rPr>
          <w:rStyle w:val="Funotenzeichen"/>
        </w:rPr>
        <w:footnoteRef/>
      </w:r>
      <w:r>
        <w:t xml:space="preserve"> </w:t>
      </w:r>
      <w:proofErr w:type="gramStart"/>
      <w:r>
        <w:t>European Commission (2010).</w:t>
      </w:r>
      <w:proofErr w:type="gramEnd"/>
      <w:r>
        <w:t xml:space="preserve"> Directive 2010/40/EU of the European Parliament and of the</w:t>
      </w:r>
    </w:p>
    <w:p w:rsidR="00B90853" w:rsidRDefault="00B90853" w:rsidP="005425C1">
      <w:pPr>
        <w:pStyle w:val="Funotentext"/>
      </w:pPr>
      <w:r>
        <w:t>Council of 7 July 2010 on the framework for the deployment of Intelligent Transport Systems in the</w:t>
      </w:r>
    </w:p>
    <w:p w:rsidR="00B90853" w:rsidRPr="005425C1" w:rsidRDefault="00B90853" w:rsidP="005425C1">
      <w:pPr>
        <w:pStyle w:val="Funotentext"/>
        <w:rPr>
          <w:lang w:val="en-US"/>
        </w:rPr>
      </w:pPr>
      <w:proofErr w:type="gramStart"/>
      <w:r>
        <w:t>field</w:t>
      </w:r>
      <w:proofErr w:type="gramEnd"/>
      <w:r>
        <w:t xml:space="preserve"> of road transport and for interfaces with other modes of transport.</w:t>
      </w:r>
    </w:p>
  </w:footnote>
  <w:footnote w:id="2">
    <w:p w:rsidR="00B90853" w:rsidRPr="00EA09BE" w:rsidRDefault="00B90853" w:rsidP="00DA1023">
      <w:pPr>
        <w:pStyle w:val="Funotentext"/>
      </w:pPr>
      <w:r>
        <w:rPr>
          <w:rStyle w:val="Funotenzeichen"/>
        </w:rPr>
        <w:footnoteRef/>
      </w:r>
      <w:r>
        <w:t xml:space="preserve"> </w:t>
      </w:r>
      <w:r w:rsidRPr="00EA09BE">
        <w:t>https://www.its-platform.eu/highlights/harmonised-metadata-national-access-points</w:t>
      </w:r>
    </w:p>
  </w:footnote>
  <w:footnote w:id="3">
    <w:p w:rsidR="00B90853" w:rsidRPr="00E420FF" w:rsidRDefault="00B90853" w:rsidP="00A13800">
      <w:pPr>
        <w:pStyle w:val="Funotentext"/>
        <w:rPr>
          <w:ins w:id="69" w:author="lubrich" w:date="2020-03-31T15:31:00Z"/>
        </w:rPr>
      </w:pPr>
      <w:ins w:id="70" w:author="lubrich" w:date="2020-03-31T15:31:00Z">
        <w:r>
          <w:rPr>
            <w:rStyle w:val="Funotenzeichen"/>
          </w:rPr>
          <w:footnoteRef/>
        </w:r>
        <w:r>
          <w:t xml:space="preserve"> </w:t>
        </w:r>
        <w:r w:rsidRPr="00E420FF">
          <w:t>https://www.w3.org/TR/vocab-dcat-2/</w:t>
        </w:r>
      </w:ins>
    </w:p>
  </w:footnote>
  <w:footnote w:id="4">
    <w:p w:rsidR="00B90853" w:rsidRPr="00EE58C1" w:rsidRDefault="00B90853" w:rsidP="00A13800">
      <w:pPr>
        <w:pStyle w:val="Funotentext"/>
        <w:rPr>
          <w:ins w:id="73" w:author="lubrich" w:date="2020-03-31T15:31:00Z"/>
          <w:lang w:val="en-US"/>
        </w:rPr>
      </w:pPr>
      <w:ins w:id="74" w:author="lubrich" w:date="2020-03-31T15:31:00Z">
        <w:r>
          <w:rPr>
            <w:rStyle w:val="Funotenzeichen"/>
          </w:rPr>
          <w:footnoteRef/>
        </w:r>
        <w:r>
          <w:t xml:space="preserve"> </w:t>
        </w:r>
        <w:r w:rsidRPr="00E420FF">
          <w:t>Karen Coyle</w:t>
        </w:r>
        <w:r>
          <w:t xml:space="preserve">, Dublin Core Metadata Initiative (DCMI): </w:t>
        </w:r>
        <w:r w:rsidRPr="00E420FF">
          <w:t>Introduction to Metadata Application Profiles</w:t>
        </w:r>
        <w:r>
          <w:t>,</w:t>
        </w:r>
        <w:r w:rsidRPr="00EE58C1">
          <w:rPr>
            <w:lang w:val="en-US"/>
          </w:rPr>
          <w:t xml:space="preserve"> Webinar https://www.youtube.com/watch?v=hEOBRUcfApg</w:t>
        </w:r>
      </w:ins>
    </w:p>
  </w:footnote>
  <w:footnote w:id="5">
    <w:p w:rsidR="00B90853" w:rsidRPr="005C2B27" w:rsidRDefault="00B90853" w:rsidP="00A13800">
      <w:pPr>
        <w:pStyle w:val="Funotentext"/>
        <w:rPr>
          <w:ins w:id="77" w:author="lubrich" w:date="2020-03-31T15:31:00Z"/>
        </w:rPr>
      </w:pPr>
      <w:ins w:id="78" w:author="lubrich" w:date="2020-03-31T15:31:00Z">
        <w:r>
          <w:rPr>
            <w:rStyle w:val="Funotenzeichen"/>
          </w:rPr>
          <w:footnoteRef/>
        </w:r>
        <w:r>
          <w:t xml:space="preserve"> </w:t>
        </w:r>
        <w:r w:rsidRPr="005C2B27">
          <w:t>https://joinup.ec.europa.eu/solution/dcat-application-profile-data-portals-europe/about</w:t>
        </w:r>
      </w:ins>
    </w:p>
  </w:footnote>
  <w:footnote w:id="6">
    <w:p w:rsidR="00B90853" w:rsidRPr="00826BAC" w:rsidRDefault="00B90853">
      <w:pPr>
        <w:pStyle w:val="Funotentext"/>
      </w:pPr>
      <w:r>
        <w:rPr>
          <w:rStyle w:val="Funotenzeichen"/>
        </w:rPr>
        <w:footnoteRef/>
      </w:r>
      <w:r>
        <w:t xml:space="preserve"> </w:t>
      </w:r>
      <w:r>
        <w:rPr>
          <w:sz w:val="18"/>
          <w:szCs w:val="18"/>
        </w:rPr>
        <w:t>DCAT-AP Version 2.0.0,  Copyright © European Union, 2019 Original author: See Section 11 of DCAT-AP 2.0.0 (</w:t>
      </w:r>
      <w:r w:rsidRPr="00826BAC">
        <w:rPr>
          <w:sz w:val="18"/>
          <w:szCs w:val="18"/>
        </w:rPr>
        <w:t>https://joinup.ec.europa.eu/solution/dcat-application-profile-data-portals-europe/release/200</w:t>
      </w:r>
      <w:r>
        <w:rPr>
          <w:sz w:val="18"/>
          <w:szCs w:val="18"/>
        </w:rPr>
        <w:t xml:space="preserve">) </w:t>
      </w:r>
      <w:r>
        <w:t xml:space="preserve"> </w:t>
      </w:r>
    </w:p>
  </w:footnote>
  <w:footnote w:id="7">
    <w:p w:rsidR="00B90853" w:rsidRPr="002E7E5C" w:rsidRDefault="00B90853">
      <w:pPr>
        <w:pStyle w:val="Funotentext"/>
      </w:pPr>
      <w:ins w:id="204" w:author="lubrich" w:date="2020-03-31T18:22:00Z">
        <w:r>
          <w:rPr>
            <w:rStyle w:val="Funotenzeichen"/>
          </w:rPr>
          <w:footnoteRef/>
        </w:r>
        <w:r>
          <w:t xml:space="preserve"> </w:t>
        </w:r>
        <w:r w:rsidRPr="003303F5">
          <w:t>https://www.w3.org/TR/rdf-schema/</w:t>
        </w:r>
      </w:ins>
    </w:p>
  </w:footnote>
  <w:footnote w:id="8">
    <w:p w:rsidR="00B90853" w:rsidRPr="009E58C9" w:rsidRDefault="00B90853" w:rsidP="008E6AA8">
      <w:pPr>
        <w:pStyle w:val="Funotentext"/>
        <w:rPr>
          <w:lang w:val="it-IT"/>
        </w:rPr>
      </w:pPr>
      <w:r>
        <w:rPr>
          <w:rStyle w:val="Funotenzeichen"/>
        </w:rPr>
        <w:footnoteRef/>
      </w:r>
      <w:r>
        <w:rPr>
          <w:lang w:val="it-IT"/>
        </w:rPr>
        <w:t xml:space="preserve"> </w:t>
      </w:r>
      <w:r w:rsidRPr="00DF3368">
        <w:rPr>
          <w:lang w:val="it-IT"/>
        </w:rPr>
        <w:t xml:space="preserve">EuropeanCommission. </w:t>
      </w:r>
      <w:r w:rsidRPr="009E58C9">
        <w:rPr>
          <w:lang w:val="it-IT"/>
        </w:rPr>
        <w:t xml:space="preserve">Joinup. Core Location Vocabulary. </w:t>
      </w:r>
      <w:hyperlink r:id="rId1" w:history="1">
        <w:r w:rsidRPr="004F6CC4">
          <w:rPr>
            <w:rStyle w:val="Hyperlink"/>
            <w:lang w:val="it-IT"/>
          </w:rPr>
          <w:t>https://joinup.ec.europa.eu/solution/core-location-vocabulary</w:t>
        </w:r>
      </w:hyperlink>
      <w:r w:rsidRPr="004F6CC4">
        <w:rPr>
          <w:lang w:val="it-IT"/>
        </w:rPr>
        <w:t xml:space="preserve"> </w:t>
      </w:r>
    </w:p>
  </w:footnote>
  <w:footnote w:id="9">
    <w:p w:rsidR="00B90853" w:rsidRPr="004F6CC4" w:rsidRDefault="00B90853" w:rsidP="008F63EA">
      <w:pPr>
        <w:pStyle w:val="Funotentext"/>
        <w:rPr>
          <w:lang w:val="en-US"/>
        </w:rPr>
      </w:pPr>
      <w:r>
        <w:rPr>
          <w:rStyle w:val="Funotenzeichen"/>
        </w:rPr>
        <w:footnoteRef/>
      </w:r>
      <w:r>
        <w:rPr>
          <w:lang w:val="en-US"/>
        </w:rPr>
        <w:t xml:space="preserve"> </w:t>
      </w:r>
      <w:proofErr w:type="gramStart"/>
      <w:r w:rsidRPr="00077CCC">
        <w:rPr>
          <w:lang w:val="en-US"/>
        </w:rPr>
        <w:t>Mikulski Archive for Space Telescopes (MAST).</w:t>
      </w:r>
      <w:proofErr w:type="gramEnd"/>
      <w:r w:rsidRPr="00077CCC">
        <w:rPr>
          <w:lang w:val="en-US"/>
        </w:rPr>
        <w:t xml:space="preserve"> </w:t>
      </w:r>
      <w:proofErr w:type="gramStart"/>
      <w:r w:rsidRPr="00077CCC">
        <w:rPr>
          <w:lang w:val="en-US"/>
        </w:rPr>
        <w:t>Referencing Data Sets in Astronomical Literature.</w:t>
      </w:r>
      <w:proofErr w:type="gramEnd"/>
      <w:r w:rsidRPr="00077CCC">
        <w:rPr>
          <w:lang w:val="en-US"/>
        </w:rPr>
        <w:t xml:space="preserve"> </w:t>
      </w:r>
      <w:hyperlink r:id="rId2" w:history="1">
        <w:r w:rsidRPr="004F6CC4">
          <w:rPr>
            <w:rStyle w:val="Hyperlink"/>
            <w:lang w:val="en-US"/>
          </w:rPr>
          <w:t>http://archive.stsci.edu/pub_dsn.html</w:t>
        </w:r>
      </w:hyperlink>
    </w:p>
  </w:footnote>
  <w:footnote w:id="10">
    <w:p w:rsidR="00B90853" w:rsidRPr="004F6CC4" w:rsidRDefault="00B90853" w:rsidP="008F63EA">
      <w:pPr>
        <w:pStyle w:val="Funotentext"/>
        <w:rPr>
          <w:lang w:val="en-US"/>
        </w:rPr>
      </w:pPr>
      <w:r>
        <w:rPr>
          <w:rStyle w:val="Funotenzeichen"/>
        </w:rPr>
        <w:footnoteRef/>
      </w:r>
      <w:r w:rsidRPr="004F6CC4">
        <w:rPr>
          <w:lang w:val="en-US"/>
        </w:rPr>
        <w:t xml:space="preserve"> </w:t>
      </w:r>
      <w:proofErr w:type="spellStart"/>
      <w:proofErr w:type="gramStart"/>
      <w:r w:rsidRPr="004F6CC4">
        <w:rPr>
          <w:lang w:val="en-US"/>
        </w:rPr>
        <w:t>DataCite</w:t>
      </w:r>
      <w:proofErr w:type="spellEnd"/>
      <w:r w:rsidRPr="004F6CC4">
        <w:rPr>
          <w:lang w:val="en-US"/>
        </w:rPr>
        <w:t>.</w:t>
      </w:r>
      <w:proofErr w:type="gramEnd"/>
      <w:r w:rsidRPr="004F6CC4">
        <w:rPr>
          <w:lang w:val="en-US"/>
        </w:rPr>
        <w:t xml:space="preserve"> </w:t>
      </w:r>
      <w:hyperlink r:id="rId3" w:history="1">
        <w:r w:rsidRPr="004F6CC4">
          <w:rPr>
            <w:rStyle w:val="Hyperlink"/>
            <w:lang w:val="en-US"/>
          </w:rPr>
          <w:t>http://www.datacite.org/</w:t>
        </w:r>
      </w:hyperlink>
    </w:p>
  </w:footnote>
  <w:footnote w:id="11">
    <w:p w:rsidR="00B90853" w:rsidRPr="004F6CC4" w:rsidRDefault="00B90853" w:rsidP="008F63EA">
      <w:pPr>
        <w:pStyle w:val="Funotentext"/>
        <w:rPr>
          <w:lang w:val="en-US"/>
        </w:rPr>
      </w:pPr>
      <w:r>
        <w:rPr>
          <w:rStyle w:val="Funotenzeichen"/>
        </w:rPr>
        <w:footnoteRef/>
      </w:r>
      <w:r w:rsidRPr="004F6CC4">
        <w:rPr>
          <w:lang w:val="en-US"/>
        </w:rPr>
        <w:t xml:space="preserve"> </w:t>
      </w:r>
      <w:proofErr w:type="gramStart"/>
      <w:r w:rsidRPr="004F6CC4">
        <w:rPr>
          <w:lang w:val="en-US"/>
        </w:rPr>
        <w:t>DOI.</w:t>
      </w:r>
      <w:proofErr w:type="gramEnd"/>
      <w:r w:rsidRPr="004F6CC4">
        <w:rPr>
          <w:lang w:val="en-US"/>
        </w:rPr>
        <w:t xml:space="preserve"> </w:t>
      </w:r>
      <w:proofErr w:type="gramStart"/>
      <w:r w:rsidRPr="004F6CC4">
        <w:rPr>
          <w:lang w:val="en-US"/>
        </w:rPr>
        <w:t>Digital Object Identifier.</w:t>
      </w:r>
      <w:proofErr w:type="gramEnd"/>
      <w:r w:rsidRPr="004F6CC4">
        <w:rPr>
          <w:lang w:val="en-US"/>
        </w:rPr>
        <w:t xml:space="preserve"> </w:t>
      </w:r>
      <w:hyperlink r:id="rId4" w:history="1">
        <w:r w:rsidRPr="004F6CC4">
          <w:rPr>
            <w:rStyle w:val="Hyperlink"/>
            <w:lang w:val="en-US"/>
          </w:rPr>
          <w:t>http://www.doi.org/</w:t>
        </w:r>
      </w:hyperlink>
    </w:p>
  </w:footnote>
  <w:footnote w:id="12">
    <w:p w:rsidR="00B90853" w:rsidRPr="004F6CC4" w:rsidRDefault="00B90853" w:rsidP="008F63EA">
      <w:pPr>
        <w:pStyle w:val="Funotentext"/>
        <w:rPr>
          <w:lang w:val="en-US"/>
        </w:rPr>
      </w:pPr>
      <w:r>
        <w:rPr>
          <w:rStyle w:val="Funotenzeichen"/>
        </w:rPr>
        <w:footnoteRef/>
      </w:r>
      <w:r w:rsidRPr="004F6CC4">
        <w:rPr>
          <w:lang w:val="en-US"/>
        </w:rPr>
        <w:t xml:space="preserve"> </w:t>
      </w:r>
      <w:proofErr w:type="gramStart"/>
      <w:r w:rsidRPr="004F6CC4">
        <w:rPr>
          <w:lang w:val="en-US"/>
        </w:rPr>
        <w:t>EZID.</w:t>
      </w:r>
      <w:proofErr w:type="gramEnd"/>
      <w:r w:rsidRPr="004F6CC4">
        <w:rPr>
          <w:lang w:val="en-US"/>
        </w:rPr>
        <w:t xml:space="preserve"> </w:t>
      </w:r>
      <w:hyperlink r:id="rId5" w:history="1">
        <w:r w:rsidRPr="004F6CC4">
          <w:rPr>
            <w:rStyle w:val="Hyperlink"/>
            <w:lang w:val="en-US"/>
          </w:rPr>
          <w:t>http://n2t.net/ezid</w:t>
        </w:r>
      </w:hyperlink>
    </w:p>
  </w:footnote>
  <w:footnote w:id="13">
    <w:p w:rsidR="00B90853" w:rsidRPr="00C16965" w:rsidRDefault="00B90853" w:rsidP="008F63EA">
      <w:pPr>
        <w:pStyle w:val="Funotentext"/>
        <w:rPr>
          <w:lang w:val="fr-FR"/>
        </w:rPr>
      </w:pPr>
      <w:r>
        <w:rPr>
          <w:rStyle w:val="Funotenzeichen"/>
        </w:rPr>
        <w:footnoteRef/>
      </w:r>
      <w:r w:rsidRPr="004F6CC4">
        <w:rPr>
          <w:lang w:val="en-US"/>
        </w:rPr>
        <w:t xml:space="preserve"> W3C Permanent Identifier Community Group. </w:t>
      </w:r>
      <w:proofErr w:type="gramStart"/>
      <w:r w:rsidRPr="004F6CC4">
        <w:rPr>
          <w:lang w:val="en-US"/>
        </w:rPr>
        <w:t>Permanent Identifiers for the Web.</w:t>
      </w:r>
      <w:proofErr w:type="gramEnd"/>
      <w:r w:rsidRPr="004F6CC4">
        <w:rPr>
          <w:lang w:val="en-US"/>
        </w:rPr>
        <w:t xml:space="preserve"> </w:t>
      </w:r>
      <w:hyperlink r:id="rId6" w:history="1">
        <w:r w:rsidRPr="00C16965">
          <w:rPr>
            <w:rStyle w:val="Hyperlink"/>
            <w:lang w:val="fr-FR"/>
          </w:rPr>
          <w:t>https://w3id.org/</w:t>
        </w:r>
      </w:hyperlink>
    </w:p>
  </w:footnote>
  <w:footnote w:id="14">
    <w:p w:rsidR="00B81D77" w:rsidRPr="003E3B00" w:rsidRDefault="00B81D77" w:rsidP="001348F7">
      <w:pPr>
        <w:pStyle w:val="Funotentext"/>
        <w:rPr>
          <w:lang w:val="nl-NL"/>
        </w:rPr>
      </w:pPr>
      <w:r w:rsidRPr="00E366C3">
        <w:rPr>
          <w:rStyle w:val="Funotenzeichen"/>
        </w:rPr>
        <w:footnoteRef/>
      </w:r>
      <w:r>
        <w:rPr>
          <w:lang w:val="en-US"/>
        </w:rPr>
        <w:t xml:space="preserve"> </w:t>
      </w:r>
      <w:r w:rsidRPr="00077CCC">
        <w:rPr>
          <w:lang w:val="en-US"/>
        </w:rPr>
        <w:t xml:space="preserve">Internet Assigned Numbers Authority (IANA). </w:t>
      </w:r>
      <w:r w:rsidRPr="003E3B00">
        <w:rPr>
          <w:lang w:val="nl-NL"/>
        </w:rPr>
        <w:t xml:space="preserve">Media Types </w:t>
      </w:r>
      <w:r w:rsidR="003D1367">
        <w:fldChar w:fldCharType="begin"/>
      </w:r>
      <w:r w:rsidRPr="00540464">
        <w:rPr>
          <w:lang w:val="en-US"/>
        </w:rPr>
        <w:instrText>HYPERLINK "http://www.iana.org/assignments/media-types/"</w:instrText>
      </w:r>
      <w:r w:rsidR="003D1367">
        <w:fldChar w:fldCharType="separate"/>
      </w:r>
      <w:r w:rsidRPr="003E3B00">
        <w:rPr>
          <w:rStyle w:val="Hyperlink"/>
          <w:lang w:val="nl-NL"/>
        </w:rPr>
        <w:t>http://www.iana.org/assignments/media-types/</w:t>
      </w:r>
      <w:r w:rsidR="003D1367">
        <w:fldChar w:fldCharType="end"/>
      </w:r>
    </w:p>
  </w:footnote>
  <w:footnote w:id="15">
    <w:p w:rsidR="00B81D77" w:rsidRPr="003E5BCA" w:rsidRDefault="00B81D77" w:rsidP="001348F7">
      <w:pPr>
        <w:pStyle w:val="Funotentext"/>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w:t>
      </w:r>
      <w:proofErr w:type="gramStart"/>
      <w:r>
        <w:rPr>
          <w:lang w:val="en-US"/>
        </w:rPr>
        <w:t>Frequency.</w:t>
      </w:r>
      <w:proofErr w:type="gramEnd"/>
      <w:r>
        <w:rPr>
          <w:lang w:val="en-US"/>
        </w:rPr>
        <w:t xml:space="preserve"> </w:t>
      </w:r>
      <w:hyperlink r:id="rId7" w:history="1">
        <w:r w:rsidRPr="003E5BCA">
          <w:rPr>
            <w:rStyle w:val="Hyperlink"/>
          </w:rPr>
          <w:t>http</w:t>
        </w:r>
        <w:r>
          <w:rPr>
            <w:rStyle w:val="Hyperlink"/>
          </w:rPr>
          <w:t>s</w:t>
        </w:r>
        <w:r w:rsidRPr="003E5BCA">
          <w:rPr>
            <w:rStyle w:val="Hyperlink"/>
          </w:rPr>
          <w:t xml:space="preserve">://publications.europa.eu/en/web/eu-vocabularies/at-dataset/-/resource/dataset/frequency </w:t>
        </w:r>
      </w:hyperlink>
    </w:p>
  </w:footnote>
  <w:footnote w:id="16">
    <w:p w:rsidR="00B81D77" w:rsidRPr="009F69A6" w:rsidRDefault="00B81D77" w:rsidP="00077CCC">
      <w:pPr>
        <w:pStyle w:val="Funotentext"/>
        <w:rPr>
          <w:lang w:val="en-US"/>
        </w:rPr>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File type. </w:t>
      </w:r>
      <w:hyperlink r:id="rId8" w:history="1">
        <w:r w:rsidRPr="009F69A6">
          <w:rPr>
            <w:rStyle w:val="Hyperlink"/>
            <w:lang w:val="en-US"/>
          </w:rPr>
          <w:t xml:space="preserve">https://publications.europa.eu/en/web/eu-vocabularies/at-dataset/-/resource/dataset/file-type </w:t>
        </w:r>
      </w:hyperlink>
    </w:p>
  </w:footnote>
  <w:footnote w:id="17">
    <w:p w:rsidR="00B81D77" w:rsidRPr="00077CCC" w:rsidRDefault="00B81D77" w:rsidP="00077CCC">
      <w:pPr>
        <w:pStyle w:val="Funotentext"/>
        <w:rPr>
          <w:lang w:val="en-US"/>
        </w:rPr>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w:t>
      </w:r>
      <w:proofErr w:type="gramStart"/>
      <w:r>
        <w:rPr>
          <w:lang w:val="en-US"/>
        </w:rPr>
        <w:t>Language</w:t>
      </w:r>
      <w:r w:rsidRPr="00077CCC">
        <w:rPr>
          <w:lang w:val="en-US"/>
        </w:rPr>
        <w:t>.</w:t>
      </w:r>
      <w:proofErr w:type="gramEnd"/>
      <w:r w:rsidRPr="00077CCC">
        <w:rPr>
          <w:lang w:val="en-US"/>
        </w:rPr>
        <w:t xml:space="preserve"> </w:t>
      </w:r>
      <w:hyperlink r:id="rId9" w:history="1">
        <w:r w:rsidRPr="00364CB1">
          <w:rPr>
            <w:rStyle w:val="Hyperlink"/>
            <w:lang w:val="en-US"/>
          </w:rPr>
          <w:t>https://publications.europa.eu/en/web/eu-vocabularies/at-dataset/-/resource/dataset/language/</w:t>
        </w:r>
      </w:hyperlink>
    </w:p>
  </w:footnote>
  <w:footnote w:id="18">
    <w:p w:rsidR="00B81D77" w:rsidRPr="002F5DF1" w:rsidRDefault="00B81D77" w:rsidP="00077CCC">
      <w:pPr>
        <w:pStyle w:val="Funotentext"/>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w:t>
      </w:r>
      <w:proofErr w:type="gramStart"/>
      <w:r>
        <w:rPr>
          <w:lang w:val="en-US"/>
        </w:rPr>
        <w:t>Corporate body</w:t>
      </w:r>
      <w:r w:rsidRPr="00077CCC">
        <w:rPr>
          <w:lang w:val="en-US"/>
        </w:rPr>
        <w:t>.</w:t>
      </w:r>
      <w:proofErr w:type="gramEnd"/>
      <w:r w:rsidRPr="00077CCC">
        <w:rPr>
          <w:lang w:val="en-US"/>
        </w:rPr>
        <w:t xml:space="preserve"> </w:t>
      </w:r>
      <w:hyperlink r:id="rId10" w:history="1">
        <w:r w:rsidRPr="002F5DF1">
          <w:rPr>
            <w:rStyle w:val="Hyperlink"/>
          </w:rPr>
          <w:t>https://publications.europa.eu/en/web/eu-vocabularies/at-dataset/-/resource/dataset/corporate-body/</w:t>
        </w:r>
      </w:hyperlink>
    </w:p>
  </w:footnote>
  <w:footnote w:id="19">
    <w:p w:rsidR="00B81D77" w:rsidRPr="009F69A6" w:rsidRDefault="00B81D77" w:rsidP="005A1FDB">
      <w:pPr>
        <w:pStyle w:val="Funotentext"/>
        <w:rPr>
          <w:lang w:val="en-US"/>
        </w:rPr>
      </w:pPr>
      <w:r>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Continent </w:t>
      </w:r>
      <w:hyperlink r:id="rId11" w:history="1">
        <w:r w:rsidRPr="009F69A6">
          <w:rPr>
            <w:rStyle w:val="Hyperlink"/>
            <w:lang w:val="en-US"/>
          </w:rPr>
          <w:t>https://publications.europa.eu/en/web/eu-vocabularies/at-dataset/-/resource/dataset/continent</w:t>
        </w:r>
      </w:hyperlink>
    </w:p>
  </w:footnote>
  <w:footnote w:id="20">
    <w:p w:rsidR="00B81D77" w:rsidRPr="00177972" w:rsidRDefault="00B81D77" w:rsidP="005A1FDB">
      <w:pPr>
        <w:pStyle w:val="Funotentext"/>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w:t>
      </w:r>
      <w:proofErr w:type="gramStart"/>
      <w:r>
        <w:rPr>
          <w:lang w:val="en-US"/>
        </w:rPr>
        <w:t>Country</w:t>
      </w:r>
      <w:r w:rsidRPr="00077CCC">
        <w:rPr>
          <w:lang w:val="en-US"/>
        </w:rPr>
        <w:t>.</w:t>
      </w:r>
      <w:proofErr w:type="gramEnd"/>
      <w:r w:rsidRPr="00077CCC">
        <w:rPr>
          <w:lang w:val="en-US"/>
        </w:rPr>
        <w:t xml:space="preserve"> </w:t>
      </w:r>
      <w:hyperlink r:id="rId12" w:history="1">
        <w:r w:rsidRPr="00177972">
          <w:rPr>
            <w:rStyle w:val="Hyperlink"/>
          </w:rPr>
          <w:t>https://publications.europa.eu/en/web/eu-vocabularies/at-dataset/-/resource/dataset/country</w:t>
        </w:r>
      </w:hyperlink>
    </w:p>
  </w:footnote>
  <w:footnote w:id="21">
    <w:p w:rsidR="00B81D77" w:rsidRPr="009F69A6" w:rsidRDefault="00B81D77" w:rsidP="00077CCC">
      <w:pPr>
        <w:pStyle w:val="Funotentext"/>
        <w:rPr>
          <w:lang w:val="en-US"/>
        </w:rPr>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Place</w:t>
      </w:r>
      <w:r w:rsidRPr="00077CCC">
        <w:rPr>
          <w:lang w:val="en-US"/>
        </w:rPr>
        <w:t xml:space="preserve">. </w:t>
      </w:r>
      <w:hyperlink r:id="rId13" w:history="1">
        <w:r w:rsidRPr="009F69A6">
          <w:rPr>
            <w:rStyle w:val="Hyperlink"/>
            <w:lang w:val="en-US"/>
          </w:rPr>
          <w:t>https://publications.europa.eu/en/web/eu-vocabularies/at-dataset/-/resource/dataset/place</w:t>
        </w:r>
      </w:hyperlink>
    </w:p>
  </w:footnote>
  <w:footnote w:id="22">
    <w:p w:rsidR="00B81D77" w:rsidRPr="008B7F3A" w:rsidRDefault="00B81D77" w:rsidP="00077CCC">
      <w:pPr>
        <w:pStyle w:val="Funotentext"/>
      </w:pPr>
      <w:r>
        <w:rPr>
          <w:rStyle w:val="Funotenzeichen"/>
        </w:rPr>
        <w:footnoteRef/>
      </w:r>
      <w:r w:rsidRPr="00077CCC">
        <w:rPr>
          <w:lang w:val="en-US"/>
        </w:rPr>
        <w:t xml:space="preserve"> </w:t>
      </w:r>
      <w:proofErr w:type="gramStart"/>
      <w:r w:rsidRPr="00077CCC">
        <w:rPr>
          <w:lang w:val="en-US"/>
        </w:rPr>
        <w:t>European Commission.</w:t>
      </w:r>
      <w:proofErr w:type="gramEnd"/>
      <w:r w:rsidRPr="00077CCC">
        <w:rPr>
          <w:lang w:val="en-US"/>
        </w:rPr>
        <w:t xml:space="preserve"> </w:t>
      </w:r>
      <w:proofErr w:type="spellStart"/>
      <w:proofErr w:type="gramStart"/>
      <w:r w:rsidRPr="00077CCC">
        <w:rPr>
          <w:lang w:val="en-US"/>
        </w:rPr>
        <w:t>Joinup</w:t>
      </w:r>
      <w:proofErr w:type="spellEnd"/>
      <w:r w:rsidRPr="00077CCC">
        <w:rPr>
          <w:lang w:val="en-US"/>
        </w:rPr>
        <w:t>.</w:t>
      </w:r>
      <w:proofErr w:type="gramEnd"/>
      <w:r w:rsidRPr="00077CCC">
        <w:rPr>
          <w:lang w:val="en-US"/>
        </w:rPr>
        <w:t xml:space="preserve"> Asset Description Metadata Schema (ADMS). </w:t>
      </w:r>
      <w:hyperlink r:id="rId14" w:history="1">
        <w:r w:rsidRPr="008B7F3A">
          <w:rPr>
            <w:rStyle w:val="Hyperlink"/>
          </w:rPr>
          <w:t>https://joinup.ec.europa.eu/solution/asset-description-metadata-schema-adms</w:t>
        </w:r>
      </w:hyperlink>
      <w:r w:rsidRPr="008B7F3A">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853" w:rsidRDefault="003D1367">
    <w:pPr>
      <w:pStyle w:val="Kopfzeile"/>
    </w:pPr>
    <w:r w:rsidRPr="003D1367">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49" o:spid="_x0000_s2054" type="#_x0000_t75" alt="logo EU-EIP_rgb" style="position:absolute;margin-left:0;margin-top:0;width:289.05pt;height:198pt;z-index:-251659776;mso-wrap-edited:f;mso-position-horizontal:center;mso-position-horizontal-relative:margin;mso-position-vertical:center;mso-position-vertical-relative:margin" o:allowincell="f">
          <v:imagedata r:id="rId1" o:title="logo EU-EIP_rgb"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853" w:rsidRDefault="003D1367" w:rsidP="00BC5365">
    <w:pPr>
      <w:pStyle w:val="Kopfzeile"/>
      <w:jc w:val="right"/>
    </w:pPr>
    <w:r w:rsidRPr="003D1367">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50" o:spid="_x0000_s2053" type="#_x0000_t75" alt="logo EU-EIP_rgb" style="position:absolute;left:0;text-align:left;margin-left:0;margin-top:0;width:289.05pt;height:198pt;z-index:-251658752;mso-wrap-edited:f;mso-position-horizontal:center;mso-position-horizontal-relative:margin;mso-position-vertical:center;mso-position-vertical-relative:margin" o:allowincell="f">
          <v:imagedata r:id="rId1" o:title="logo EU-EIP_rgb" gain="19661f" blacklevel="22938f"/>
          <w10:wrap anchorx="margin" anchory="margin"/>
        </v:shape>
      </w:pict>
    </w:r>
    <w:r w:rsidR="00B90853">
      <w:rPr>
        <w:noProof/>
        <w:lang w:val="de-DE" w:eastAsia="de-DE"/>
      </w:rPr>
      <w:drawing>
        <wp:inline distT="0" distB="0" distL="0" distR="0">
          <wp:extent cx="1452880" cy="995680"/>
          <wp:effectExtent l="0" t="0" r="0" b="0"/>
          <wp:docPr id="1" name="Afbeelding 1" descr="logo EU-EIP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U-EIP_rgb"/>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2880" cy="995680"/>
                  </a:xfrm>
                  <a:prstGeom prst="rect">
                    <a:avLst/>
                  </a:prstGeom>
                  <a:noFill/>
                  <a:ln>
                    <a:noFill/>
                  </a:ln>
                </pic:spPr>
              </pic:pic>
            </a:graphicData>
          </a:graphic>
        </wp:inline>
      </w:drawing>
    </w:r>
  </w:p>
  <w:p w:rsidR="00B90853" w:rsidRDefault="00B90853">
    <w:pPr>
      <w:pStyle w:val="Kopfzeile"/>
    </w:pPr>
  </w:p>
  <w:p w:rsidR="00B90853" w:rsidRDefault="00B90853">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853" w:rsidRDefault="003D1367">
    <w:pPr>
      <w:pStyle w:val="Kopfzeile"/>
    </w:pPr>
    <w:r w:rsidRPr="003D1367">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48" o:spid="_x0000_s2052" type="#_x0000_t75" alt="logo EU-EIP_rgb" style="position:absolute;margin-left:0;margin-top:0;width:289.05pt;height:198pt;z-index:-251660800;mso-wrap-edited:f;mso-position-horizontal:center;mso-position-horizontal-relative:margin;mso-position-vertical:center;mso-position-vertical-relative:margin" o:allowincell="f">
          <v:imagedata r:id="rId1" o:title="logo EU-EIP_rgb"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853" w:rsidRDefault="003D1367">
    <w:pPr>
      <w:pStyle w:val="Kopfzeile"/>
    </w:pPr>
    <w:r w:rsidRPr="003D1367">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52" o:spid="_x0000_s2051" type="#_x0000_t75" alt="logo EU-EIP_rgb" style="position:absolute;margin-left:0;margin-top:0;width:289.05pt;height:198pt;z-index:-251656704;mso-wrap-edited:f;mso-position-horizontal:center;mso-position-horizontal-relative:margin;mso-position-vertical:center;mso-position-vertical-relative:margin" o:allowincell="f">
          <v:imagedata r:id="rId1" o:title="logo EU-EIP_rgb"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853" w:rsidRDefault="003D1367" w:rsidP="007651D3">
    <w:pPr>
      <w:pStyle w:val="Kopfzeile"/>
      <w:jc w:val="right"/>
    </w:pPr>
    <w:r w:rsidRPr="003D1367">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53" o:spid="_x0000_s2050" type="#_x0000_t75" alt="logo EU-EIP_rgb" style="position:absolute;left:0;text-align:left;margin-left:0;margin-top:0;width:289.05pt;height:198pt;z-index:-251655680;mso-wrap-edited:f;mso-position-horizontal:center;mso-position-horizontal-relative:margin;mso-position-vertical:center;mso-position-vertical-relative:margin" o:allowincell="f">
          <v:imagedata r:id="rId1" o:title="logo EU-EIP_rgb" gain="19661f" blacklevel="22938f"/>
          <w10:wrap anchorx="margin" anchory="margin"/>
        </v:shape>
      </w:pict>
    </w:r>
    <w:r w:rsidR="00B90853">
      <w:rPr>
        <w:noProof/>
        <w:lang w:val="de-DE" w:eastAsia="de-DE"/>
      </w:rPr>
      <w:drawing>
        <wp:inline distT="0" distB="0" distL="0" distR="0">
          <wp:extent cx="1391920" cy="955040"/>
          <wp:effectExtent l="0" t="0" r="5080" b="10160"/>
          <wp:docPr id="21" name="Afbeelding 21" descr="logo EU-EIP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EU-EIP_rgb"/>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1920" cy="955040"/>
                  </a:xfrm>
                  <a:prstGeom prst="rect">
                    <a:avLst/>
                  </a:prstGeom>
                  <a:noFill/>
                  <a:ln>
                    <a:noFill/>
                  </a:ln>
                </pic:spPr>
              </pic:pic>
            </a:graphicData>
          </a:graphic>
        </wp:inline>
      </w:drawing>
    </w:r>
  </w:p>
  <w:p w:rsidR="00B90853" w:rsidRDefault="00B90853">
    <w:pPr>
      <w:pStyle w:val="Kopfzeile"/>
      <w:spacing w:line="260" w:lineRule="atLeast"/>
    </w:pPr>
  </w:p>
  <w:p w:rsidR="00B90853" w:rsidRDefault="00B90853">
    <w:pPr>
      <w:pStyle w:val="Kopfzeile"/>
      <w:spacing w:line="260" w:lineRule="atLeast"/>
    </w:pPr>
  </w:p>
  <w:p w:rsidR="00B90853" w:rsidRDefault="00B90853">
    <w:pPr>
      <w:pStyle w:val="Kopfzeile"/>
      <w:spacing w:line="260" w:lineRule="atLeast"/>
    </w:pPr>
  </w:p>
  <w:p w:rsidR="00B90853" w:rsidRDefault="003D1367">
    <w:pPr>
      <w:pStyle w:val="Kopfzeile"/>
      <w:spacing w:line="260" w:lineRule="atLeast"/>
    </w:pPr>
    <w:r>
      <w:fldChar w:fldCharType="begin"/>
    </w:r>
    <w:r w:rsidR="00B90853">
      <w:instrText xml:space="preserve"> </w:instrText>
    </w:r>
    <w:r>
      <w:fldChar w:fldCharType="begin"/>
    </w:r>
    <w:r w:rsidR="00B90853">
      <w:instrText xml:space="preserve">  </w:instrText>
    </w:r>
    <w:r>
      <w:fldChar w:fldCharType="end"/>
    </w:r>
    <w:r w:rsidR="00B90853">
      <w:instrText xml:space="preserve"> </w:instrText>
    </w:r>
    <w:r>
      <w:fldChar w:fldCharType="end"/>
    </w:r>
  </w:p>
  <w:p w:rsidR="00B90853" w:rsidRDefault="00B90853">
    <w:pPr>
      <w:pStyle w:val="Kopfzeile"/>
      <w:spacing w:line="260" w:lineRule="atLeast"/>
    </w:pPr>
  </w:p>
  <w:p w:rsidR="00B90853" w:rsidRDefault="00B90853">
    <w:pPr>
      <w:pStyle w:val="Kopfzeile"/>
      <w:pBdr>
        <w:top w:val="single" w:sz="18" w:space="1" w:color="auto"/>
        <w:left w:val="single" w:sz="2" w:space="4" w:color="auto"/>
      </w:pBdr>
      <w:tabs>
        <w:tab w:val="clear" w:pos="4819"/>
        <w:tab w:val="clear" w:pos="9071"/>
      </w:tabs>
      <w:ind w:left="1985"/>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853" w:rsidRDefault="003D1367">
    <w:pPr>
      <w:pStyle w:val="Kopfzeile"/>
    </w:pPr>
    <w:r w:rsidRPr="003D1367">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51" o:spid="_x0000_s2049" type="#_x0000_t75" alt="logo EU-EIP_rgb" style="position:absolute;margin-left:0;margin-top:0;width:289.05pt;height:198pt;z-index:-251657728;mso-wrap-edited:f;mso-position-horizontal:center;mso-position-horizontal-relative:margin;mso-position-vertical:center;mso-position-vertical-relative:margin" o:allowincell="f">
          <v:imagedata r:id="rId1" o:title="logo EU-EIP_rgb" gain="19661f" blacklevel="22938f"/>
          <w10:wrap anchorx="margin" anchory="margin"/>
        </v:shape>
      </w:pict>
    </w:r>
    <w:r w:rsidR="00B90853">
      <w:rPr>
        <w:noProof/>
        <w:lang w:val="de-DE" w:eastAsia="de-DE"/>
      </w:rPr>
      <w:drawing>
        <wp:anchor distT="0" distB="0" distL="114300" distR="114300" simplePos="0" relativeHeight="251654656" behindDoc="1" locked="0" layoutInCell="1" allowOverlap="1">
          <wp:simplePos x="0" y="0"/>
          <wp:positionH relativeFrom="column">
            <wp:posOffset>-13335</wp:posOffset>
          </wp:positionH>
          <wp:positionV relativeFrom="paragraph">
            <wp:posOffset>2540</wp:posOffset>
          </wp:positionV>
          <wp:extent cx="2042160" cy="304165"/>
          <wp:effectExtent l="0" t="0" r="0" b="635"/>
          <wp:wrapNone/>
          <wp:docPr id="26" name="Afbeelding 26" descr="EasyWay LOGO of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yWay LOGO official"/>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2160" cy="304165"/>
                  </a:xfrm>
                  <a:prstGeom prst="rect">
                    <a:avLst/>
                  </a:prstGeom>
                  <a:noFill/>
                  <a:ln>
                    <a:noFill/>
                  </a:ln>
                </pic:spPr>
              </pic:pic>
            </a:graphicData>
          </a:graphic>
        </wp:anchor>
      </w:drawing>
    </w:r>
  </w:p>
  <w:p w:rsidR="00B90853" w:rsidRDefault="00B90853">
    <w:pPr>
      <w:pStyle w:val="Kopfzeile"/>
    </w:pPr>
  </w:p>
  <w:p w:rsidR="00B90853" w:rsidRDefault="00B90853" w:rsidP="00CF0BC5">
    <w:pPr>
      <w:pStyle w:val="Kopfzeile"/>
      <w:spacing w:line="260" w:lineRule="atLeast"/>
    </w:pPr>
  </w:p>
  <w:p w:rsidR="00B90853" w:rsidRDefault="003D1367" w:rsidP="00CF0BC5">
    <w:pPr>
      <w:pStyle w:val="Kopfzeile"/>
      <w:spacing w:line="260" w:lineRule="atLeast"/>
    </w:pPr>
    <w:r>
      <w:fldChar w:fldCharType="begin"/>
    </w:r>
    <w:r w:rsidR="00B90853">
      <w:instrText xml:space="preserve"> </w:instrText>
    </w:r>
    <w:r>
      <w:fldChar w:fldCharType="begin"/>
    </w:r>
    <w:r w:rsidR="00B90853">
      <w:instrText xml:space="preserve">  </w:instrText>
    </w:r>
    <w:r>
      <w:fldChar w:fldCharType="end"/>
    </w:r>
    <w:r w:rsidR="00B90853">
      <w:instrText xml:space="preserve"> </w:instrText>
    </w:r>
    <w:r>
      <w:fldChar w:fldCharType="end"/>
    </w:r>
  </w:p>
  <w:p w:rsidR="00B90853" w:rsidRDefault="00B90853" w:rsidP="00CF0BC5">
    <w:pPr>
      <w:pStyle w:val="Kopfzeile"/>
      <w:spacing w:line="260" w:lineRule="atLeast"/>
    </w:pPr>
  </w:p>
  <w:p w:rsidR="00B90853" w:rsidRDefault="00B90853" w:rsidP="00CF0BC5">
    <w:pPr>
      <w:pStyle w:val="Kopfzeile"/>
      <w:pBdr>
        <w:top w:val="single" w:sz="18" w:space="1" w:color="auto"/>
        <w:left w:val="single" w:sz="2" w:space="4" w:color="auto"/>
      </w:pBdr>
      <w:tabs>
        <w:tab w:val="clear" w:pos="4819"/>
        <w:tab w:val="clear" w:pos="9071"/>
      </w:tabs>
      <w:ind w:left="198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E9A59C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A022E38"/>
    <w:multiLevelType w:val="singleLevel"/>
    <w:tmpl w:val="8FDA478A"/>
    <w:lvl w:ilvl="0">
      <w:start w:val="1"/>
      <w:numFmt w:val="bullet"/>
      <w:pStyle w:val="berschrift9"/>
      <w:lvlText w:val=""/>
      <w:lvlJc w:val="left"/>
      <w:pPr>
        <w:tabs>
          <w:tab w:val="num" w:pos="360"/>
        </w:tabs>
        <w:ind w:left="357" w:hanging="357"/>
      </w:pPr>
      <w:rPr>
        <w:rFonts w:ascii="Symbol" w:hAnsi="Symbol" w:hint="default"/>
      </w:rPr>
    </w:lvl>
  </w:abstractNum>
  <w:abstractNum w:abstractNumId="2">
    <w:nsid w:val="1549449C"/>
    <w:multiLevelType w:val="singleLevel"/>
    <w:tmpl w:val="AB242784"/>
    <w:lvl w:ilvl="0">
      <w:start w:val="1"/>
      <w:numFmt w:val="bullet"/>
      <w:pStyle w:val="Retrait3"/>
      <w:lvlText w:val=""/>
      <w:lvlJc w:val="left"/>
      <w:pPr>
        <w:tabs>
          <w:tab w:val="num" w:pos="567"/>
        </w:tabs>
        <w:ind w:left="567" w:hanging="567"/>
      </w:pPr>
      <w:rPr>
        <w:rFonts w:ascii="Symbol" w:hAnsi="Symbol" w:hint="default"/>
        <w:sz w:val="10"/>
      </w:rPr>
    </w:lvl>
  </w:abstractNum>
  <w:abstractNum w:abstractNumId="3">
    <w:nsid w:val="1813539D"/>
    <w:multiLevelType w:val="singleLevel"/>
    <w:tmpl w:val="3190ACF6"/>
    <w:lvl w:ilvl="0">
      <w:start w:val="1"/>
      <w:numFmt w:val="bullet"/>
      <w:pStyle w:val="retrait2tableau"/>
      <w:lvlText w:val="-"/>
      <w:lvlJc w:val="left"/>
      <w:pPr>
        <w:tabs>
          <w:tab w:val="num" w:pos="1135"/>
        </w:tabs>
        <w:ind w:left="1135" w:hanging="851"/>
      </w:pPr>
      <w:rPr>
        <w:rFonts w:hint="default"/>
        <w:sz w:val="20"/>
      </w:rPr>
    </w:lvl>
  </w:abstractNum>
  <w:abstractNum w:abstractNumId="4">
    <w:nsid w:val="22891B26"/>
    <w:multiLevelType w:val="multilevel"/>
    <w:tmpl w:val="E1D41AF0"/>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287"/>
        </w:tabs>
        <w:ind w:left="1287" w:hanging="720"/>
      </w:pPr>
      <w:rPr>
        <w:sz w:val="22"/>
      </w:rPr>
    </w:lvl>
    <w:lvl w:ilvl="3">
      <w:start w:val="1"/>
      <w:numFmt w:val="decimal"/>
      <w:pStyle w:val="berschrift4"/>
      <w:lvlText w:val="%1.%2.%3.%4."/>
      <w:lvlJc w:val="left"/>
      <w:pPr>
        <w:tabs>
          <w:tab w:val="num" w:pos="3065"/>
        </w:tabs>
        <w:ind w:left="2849"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2A7B7A1D"/>
    <w:multiLevelType w:val="singleLevel"/>
    <w:tmpl w:val="1AC07AB4"/>
    <w:lvl w:ilvl="0">
      <w:start w:val="1"/>
      <w:numFmt w:val="bullet"/>
      <w:pStyle w:val="retrait1"/>
      <w:lvlText w:val=""/>
      <w:lvlJc w:val="left"/>
      <w:pPr>
        <w:tabs>
          <w:tab w:val="num" w:pos="851"/>
        </w:tabs>
        <w:ind w:left="851" w:hanging="851"/>
      </w:pPr>
      <w:rPr>
        <w:rFonts w:ascii="Symbol" w:hAnsi="Symbol" w:hint="default"/>
        <w:sz w:val="18"/>
      </w:rPr>
    </w:lvl>
  </w:abstractNum>
  <w:abstractNum w:abstractNumId="6">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7">
    <w:nsid w:val="3C862B51"/>
    <w:multiLevelType w:val="hybridMultilevel"/>
    <w:tmpl w:val="749043E2"/>
    <w:lvl w:ilvl="0" w:tplc="FFFFFFFF">
      <w:start w:val="1"/>
      <w:numFmt w:val="bullet"/>
      <w:pStyle w:val="puce1"/>
      <w:lvlText w:val="-"/>
      <w:lvlJc w:val="left"/>
      <w:pPr>
        <w:tabs>
          <w:tab w:val="num" w:pos="720"/>
        </w:tabs>
        <w:ind w:left="720" w:hanging="360"/>
      </w:pPr>
      <w:rPr>
        <w:rFonts w:ascii="Palatino Linotype" w:hAnsi="Palatino Linotype"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8">
    <w:nsid w:val="3E231790"/>
    <w:multiLevelType w:val="hybridMultilevel"/>
    <w:tmpl w:val="4CB663E2"/>
    <w:lvl w:ilvl="0" w:tplc="A2F61F12">
      <w:start w:val="1"/>
      <w:numFmt w:val="bullet"/>
      <w:pStyle w:val="retrait1tableau"/>
      <w:lvlText w:val=""/>
      <w:lvlJc w:val="left"/>
      <w:pPr>
        <w:tabs>
          <w:tab w:val="num" w:pos="1135"/>
        </w:tabs>
        <w:ind w:left="1135" w:hanging="851"/>
      </w:pPr>
      <w:rPr>
        <w:rFonts w:ascii="Symbol" w:hAnsi="Symbol" w:hint="default"/>
        <w:sz w:val="18"/>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3F821D26"/>
    <w:multiLevelType w:val="singleLevel"/>
    <w:tmpl w:val="400EC34A"/>
    <w:lvl w:ilvl="0">
      <w:start w:val="1"/>
      <w:numFmt w:val="bullet"/>
      <w:pStyle w:val="retrait1titre4"/>
      <w:lvlText w:val=""/>
      <w:lvlJc w:val="left"/>
      <w:pPr>
        <w:tabs>
          <w:tab w:val="num" w:pos="360"/>
        </w:tabs>
        <w:ind w:left="357" w:hanging="357"/>
      </w:pPr>
      <w:rPr>
        <w:rFonts w:ascii="Symbol" w:hAnsi="Symbol" w:hint="default"/>
        <w:sz w:val="18"/>
      </w:rPr>
    </w:lvl>
  </w:abstractNum>
  <w:abstractNum w:abstractNumId="10">
    <w:nsid w:val="3FBF39DF"/>
    <w:multiLevelType w:val="hybridMultilevel"/>
    <w:tmpl w:val="B394A15E"/>
    <w:lvl w:ilvl="0" w:tplc="04070001">
      <w:start w:val="1"/>
      <w:numFmt w:val="bullet"/>
      <w:lvlText w:val=""/>
      <w:lvlJc w:val="left"/>
      <w:pPr>
        <w:ind w:left="2705" w:hanging="360"/>
      </w:pPr>
      <w:rPr>
        <w:rFonts w:ascii="Symbol" w:hAnsi="Symbol" w:hint="default"/>
      </w:rPr>
    </w:lvl>
    <w:lvl w:ilvl="1" w:tplc="04070003" w:tentative="1">
      <w:start w:val="1"/>
      <w:numFmt w:val="bullet"/>
      <w:lvlText w:val="o"/>
      <w:lvlJc w:val="left"/>
      <w:pPr>
        <w:ind w:left="3425" w:hanging="360"/>
      </w:pPr>
      <w:rPr>
        <w:rFonts w:ascii="Courier New" w:hAnsi="Courier New" w:cs="Courier New" w:hint="default"/>
      </w:rPr>
    </w:lvl>
    <w:lvl w:ilvl="2" w:tplc="04070005" w:tentative="1">
      <w:start w:val="1"/>
      <w:numFmt w:val="bullet"/>
      <w:lvlText w:val=""/>
      <w:lvlJc w:val="left"/>
      <w:pPr>
        <w:ind w:left="4145" w:hanging="360"/>
      </w:pPr>
      <w:rPr>
        <w:rFonts w:ascii="Wingdings" w:hAnsi="Wingdings" w:hint="default"/>
      </w:rPr>
    </w:lvl>
    <w:lvl w:ilvl="3" w:tplc="04070001" w:tentative="1">
      <w:start w:val="1"/>
      <w:numFmt w:val="bullet"/>
      <w:lvlText w:val=""/>
      <w:lvlJc w:val="left"/>
      <w:pPr>
        <w:ind w:left="4865" w:hanging="360"/>
      </w:pPr>
      <w:rPr>
        <w:rFonts w:ascii="Symbol" w:hAnsi="Symbol" w:hint="default"/>
      </w:rPr>
    </w:lvl>
    <w:lvl w:ilvl="4" w:tplc="04070003" w:tentative="1">
      <w:start w:val="1"/>
      <w:numFmt w:val="bullet"/>
      <w:lvlText w:val="o"/>
      <w:lvlJc w:val="left"/>
      <w:pPr>
        <w:ind w:left="5585" w:hanging="360"/>
      </w:pPr>
      <w:rPr>
        <w:rFonts w:ascii="Courier New" w:hAnsi="Courier New" w:cs="Courier New" w:hint="default"/>
      </w:rPr>
    </w:lvl>
    <w:lvl w:ilvl="5" w:tplc="04070005" w:tentative="1">
      <w:start w:val="1"/>
      <w:numFmt w:val="bullet"/>
      <w:lvlText w:val=""/>
      <w:lvlJc w:val="left"/>
      <w:pPr>
        <w:ind w:left="6305" w:hanging="360"/>
      </w:pPr>
      <w:rPr>
        <w:rFonts w:ascii="Wingdings" w:hAnsi="Wingdings" w:hint="default"/>
      </w:rPr>
    </w:lvl>
    <w:lvl w:ilvl="6" w:tplc="04070001" w:tentative="1">
      <w:start w:val="1"/>
      <w:numFmt w:val="bullet"/>
      <w:lvlText w:val=""/>
      <w:lvlJc w:val="left"/>
      <w:pPr>
        <w:ind w:left="7025" w:hanging="360"/>
      </w:pPr>
      <w:rPr>
        <w:rFonts w:ascii="Symbol" w:hAnsi="Symbol" w:hint="default"/>
      </w:rPr>
    </w:lvl>
    <w:lvl w:ilvl="7" w:tplc="04070003" w:tentative="1">
      <w:start w:val="1"/>
      <w:numFmt w:val="bullet"/>
      <w:lvlText w:val="o"/>
      <w:lvlJc w:val="left"/>
      <w:pPr>
        <w:ind w:left="7745" w:hanging="360"/>
      </w:pPr>
      <w:rPr>
        <w:rFonts w:ascii="Courier New" w:hAnsi="Courier New" w:cs="Courier New" w:hint="default"/>
      </w:rPr>
    </w:lvl>
    <w:lvl w:ilvl="8" w:tplc="04070005" w:tentative="1">
      <w:start w:val="1"/>
      <w:numFmt w:val="bullet"/>
      <w:lvlText w:val=""/>
      <w:lvlJc w:val="left"/>
      <w:pPr>
        <w:ind w:left="8465" w:hanging="360"/>
      </w:pPr>
      <w:rPr>
        <w:rFonts w:ascii="Wingdings" w:hAnsi="Wingdings" w:hint="default"/>
      </w:rPr>
    </w:lvl>
  </w:abstractNum>
  <w:abstractNum w:abstractNumId="11">
    <w:nsid w:val="4C1160E9"/>
    <w:multiLevelType w:val="singleLevel"/>
    <w:tmpl w:val="5246CAB6"/>
    <w:lvl w:ilvl="0">
      <w:start w:val="1"/>
      <w:numFmt w:val="bullet"/>
      <w:pStyle w:val="retrait3titre4"/>
      <w:lvlText w:val=""/>
      <w:lvlJc w:val="left"/>
      <w:pPr>
        <w:tabs>
          <w:tab w:val="num" w:pos="360"/>
        </w:tabs>
        <w:ind w:left="357" w:hanging="357"/>
      </w:pPr>
      <w:rPr>
        <w:rFonts w:ascii="Symbol" w:hAnsi="Symbol" w:hint="default"/>
        <w:sz w:val="10"/>
      </w:rPr>
    </w:lvl>
  </w:abstractNum>
  <w:abstractNum w:abstractNumId="12">
    <w:nsid w:val="50D00800"/>
    <w:multiLevelType w:val="hybridMultilevel"/>
    <w:tmpl w:val="1B583DC0"/>
    <w:lvl w:ilvl="0" w:tplc="56B02672">
      <w:start w:val="1"/>
      <w:numFmt w:val="bullet"/>
      <w:pStyle w:val="retrait3tableau"/>
      <w:lvlText w:val=""/>
      <w:lvlJc w:val="left"/>
      <w:pPr>
        <w:tabs>
          <w:tab w:val="num" w:pos="1418"/>
        </w:tabs>
        <w:ind w:left="1418" w:hanging="851"/>
      </w:pPr>
      <w:rPr>
        <w:rFonts w:ascii="Symbol" w:hAnsi="Symbol" w:hint="default"/>
        <w:sz w:val="14"/>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13">
    <w:nsid w:val="67880ADB"/>
    <w:multiLevelType w:val="singleLevel"/>
    <w:tmpl w:val="5198AE48"/>
    <w:lvl w:ilvl="0">
      <w:start w:val="1"/>
      <w:numFmt w:val="bullet"/>
      <w:pStyle w:val="retrait2titre4"/>
      <w:lvlText w:val="-"/>
      <w:lvlJc w:val="left"/>
      <w:pPr>
        <w:tabs>
          <w:tab w:val="num" w:pos="851"/>
        </w:tabs>
        <w:ind w:left="851" w:hanging="567"/>
      </w:pPr>
      <w:rPr>
        <w:rFonts w:ascii="Times New Roman" w:hAnsi="Times New Roman" w:hint="default"/>
      </w:rPr>
    </w:lvl>
  </w:abstractNum>
  <w:abstractNum w:abstractNumId="14">
    <w:nsid w:val="6A8242F8"/>
    <w:multiLevelType w:val="singleLevel"/>
    <w:tmpl w:val="626EB5BA"/>
    <w:lvl w:ilvl="0">
      <w:start w:val="1"/>
      <w:numFmt w:val="bullet"/>
      <w:pStyle w:val="retrait2"/>
      <w:lvlText w:val="-"/>
      <w:lvlJc w:val="left"/>
      <w:pPr>
        <w:tabs>
          <w:tab w:val="num" w:pos="851"/>
        </w:tabs>
        <w:ind w:left="851" w:hanging="567"/>
      </w:pPr>
      <w:rPr>
        <w:rFonts w:ascii="Times New Roman" w:hAnsi="Times New Roman" w:hint="default"/>
      </w:rPr>
    </w:lvl>
  </w:abstractNum>
  <w:abstractNum w:abstractNumId="15">
    <w:nsid w:val="704D1204"/>
    <w:multiLevelType w:val="hybridMultilevel"/>
    <w:tmpl w:val="5D82DEE8"/>
    <w:lvl w:ilvl="0" w:tplc="0CE89646">
      <w:start w:val="1"/>
      <w:numFmt w:val="decimal"/>
      <w:pStyle w:val="NumberedList"/>
      <w:lvlText w:val="%1."/>
      <w:lvlJc w:val="left"/>
      <w:pPr>
        <w:tabs>
          <w:tab w:val="num" w:pos="2760"/>
        </w:tabs>
        <w:ind w:left="2760" w:hanging="360"/>
      </w:pPr>
    </w:lvl>
    <w:lvl w:ilvl="1" w:tplc="04100019" w:tentative="1">
      <w:start w:val="1"/>
      <w:numFmt w:val="lowerLetter"/>
      <w:lvlText w:val="%2."/>
      <w:lvlJc w:val="left"/>
      <w:pPr>
        <w:tabs>
          <w:tab w:val="num" w:pos="3480"/>
        </w:tabs>
        <w:ind w:left="3480" w:hanging="360"/>
      </w:pPr>
    </w:lvl>
    <w:lvl w:ilvl="2" w:tplc="0410001B" w:tentative="1">
      <w:start w:val="1"/>
      <w:numFmt w:val="lowerRoman"/>
      <w:lvlText w:val="%3."/>
      <w:lvlJc w:val="right"/>
      <w:pPr>
        <w:tabs>
          <w:tab w:val="num" w:pos="4200"/>
        </w:tabs>
        <w:ind w:left="4200" w:hanging="180"/>
      </w:pPr>
    </w:lvl>
    <w:lvl w:ilvl="3" w:tplc="0410000F" w:tentative="1">
      <w:start w:val="1"/>
      <w:numFmt w:val="decimal"/>
      <w:lvlText w:val="%4."/>
      <w:lvlJc w:val="left"/>
      <w:pPr>
        <w:tabs>
          <w:tab w:val="num" w:pos="4920"/>
        </w:tabs>
        <w:ind w:left="4920" w:hanging="360"/>
      </w:pPr>
    </w:lvl>
    <w:lvl w:ilvl="4" w:tplc="04100019" w:tentative="1">
      <w:start w:val="1"/>
      <w:numFmt w:val="lowerLetter"/>
      <w:lvlText w:val="%5."/>
      <w:lvlJc w:val="left"/>
      <w:pPr>
        <w:tabs>
          <w:tab w:val="num" w:pos="5640"/>
        </w:tabs>
        <w:ind w:left="5640" w:hanging="360"/>
      </w:pPr>
    </w:lvl>
    <w:lvl w:ilvl="5" w:tplc="0410001B" w:tentative="1">
      <w:start w:val="1"/>
      <w:numFmt w:val="lowerRoman"/>
      <w:lvlText w:val="%6."/>
      <w:lvlJc w:val="right"/>
      <w:pPr>
        <w:tabs>
          <w:tab w:val="num" w:pos="6360"/>
        </w:tabs>
        <w:ind w:left="6360" w:hanging="180"/>
      </w:pPr>
    </w:lvl>
    <w:lvl w:ilvl="6" w:tplc="0410000F" w:tentative="1">
      <w:start w:val="1"/>
      <w:numFmt w:val="decimal"/>
      <w:lvlText w:val="%7."/>
      <w:lvlJc w:val="left"/>
      <w:pPr>
        <w:tabs>
          <w:tab w:val="num" w:pos="7080"/>
        </w:tabs>
        <w:ind w:left="7080" w:hanging="360"/>
      </w:pPr>
    </w:lvl>
    <w:lvl w:ilvl="7" w:tplc="04100019" w:tentative="1">
      <w:start w:val="1"/>
      <w:numFmt w:val="lowerLetter"/>
      <w:lvlText w:val="%8."/>
      <w:lvlJc w:val="left"/>
      <w:pPr>
        <w:tabs>
          <w:tab w:val="num" w:pos="7800"/>
        </w:tabs>
        <w:ind w:left="7800" w:hanging="360"/>
      </w:pPr>
    </w:lvl>
    <w:lvl w:ilvl="8" w:tplc="0410001B" w:tentative="1">
      <w:start w:val="1"/>
      <w:numFmt w:val="lowerRoman"/>
      <w:lvlText w:val="%9."/>
      <w:lvlJc w:val="right"/>
      <w:pPr>
        <w:tabs>
          <w:tab w:val="num" w:pos="8520"/>
        </w:tabs>
        <w:ind w:left="8520" w:hanging="180"/>
      </w:pPr>
    </w:lvl>
  </w:abstractNum>
  <w:abstractNum w:abstractNumId="16">
    <w:nsid w:val="773D43AF"/>
    <w:multiLevelType w:val="hybridMultilevel"/>
    <w:tmpl w:val="8CEE1586"/>
    <w:lvl w:ilvl="0" w:tplc="04070001">
      <w:start w:val="1"/>
      <w:numFmt w:val="bullet"/>
      <w:lvlText w:val=""/>
      <w:lvlJc w:val="left"/>
      <w:pPr>
        <w:ind w:left="2760" w:hanging="360"/>
      </w:pPr>
      <w:rPr>
        <w:rFonts w:ascii="Symbol" w:hAnsi="Symbol" w:hint="default"/>
      </w:rPr>
    </w:lvl>
    <w:lvl w:ilvl="1" w:tplc="04070003">
      <w:start w:val="1"/>
      <w:numFmt w:val="bullet"/>
      <w:lvlText w:val="o"/>
      <w:lvlJc w:val="left"/>
      <w:pPr>
        <w:ind w:left="3480" w:hanging="360"/>
      </w:pPr>
      <w:rPr>
        <w:rFonts w:ascii="Courier New" w:hAnsi="Courier New" w:cs="Courier New" w:hint="default"/>
      </w:rPr>
    </w:lvl>
    <w:lvl w:ilvl="2" w:tplc="04070005">
      <w:start w:val="1"/>
      <w:numFmt w:val="bullet"/>
      <w:lvlText w:val=""/>
      <w:lvlJc w:val="left"/>
      <w:pPr>
        <w:ind w:left="4200" w:hanging="360"/>
      </w:pPr>
      <w:rPr>
        <w:rFonts w:ascii="Wingdings" w:hAnsi="Wingdings" w:hint="default"/>
      </w:rPr>
    </w:lvl>
    <w:lvl w:ilvl="3" w:tplc="04070001" w:tentative="1">
      <w:start w:val="1"/>
      <w:numFmt w:val="bullet"/>
      <w:lvlText w:val=""/>
      <w:lvlJc w:val="left"/>
      <w:pPr>
        <w:ind w:left="4920" w:hanging="360"/>
      </w:pPr>
      <w:rPr>
        <w:rFonts w:ascii="Symbol" w:hAnsi="Symbol" w:hint="default"/>
      </w:rPr>
    </w:lvl>
    <w:lvl w:ilvl="4" w:tplc="04070003" w:tentative="1">
      <w:start w:val="1"/>
      <w:numFmt w:val="bullet"/>
      <w:lvlText w:val="o"/>
      <w:lvlJc w:val="left"/>
      <w:pPr>
        <w:ind w:left="5640" w:hanging="360"/>
      </w:pPr>
      <w:rPr>
        <w:rFonts w:ascii="Courier New" w:hAnsi="Courier New" w:cs="Courier New" w:hint="default"/>
      </w:rPr>
    </w:lvl>
    <w:lvl w:ilvl="5" w:tplc="04070005" w:tentative="1">
      <w:start w:val="1"/>
      <w:numFmt w:val="bullet"/>
      <w:lvlText w:val=""/>
      <w:lvlJc w:val="left"/>
      <w:pPr>
        <w:ind w:left="6360" w:hanging="360"/>
      </w:pPr>
      <w:rPr>
        <w:rFonts w:ascii="Wingdings" w:hAnsi="Wingdings" w:hint="default"/>
      </w:rPr>
    </w:lvl>
    <w:lvl w:ilvl="6" w:tplc="04070001" w:tentative="1">
      <w:start w:val="1"/>
      <w:numFmt w:val="bullet"/>
      <w:lvlText w:val=""/>
      <w:lvlJc w:val="left"/>
      <w:pPr>
        <w:ind w:left="7080" w:hanging="360"/>
      </w:pPr>
      <w:rPr>
        <w:rFonts w:ascii="Symbol" w:hAnsi="Symbol" w:hint="default"/>
      </w:rPr>
    </w:lvl>
    <w:lvl w:ilvl="7" w:tplc="04070003" w:tentative="1">
      <w:start w:val="1"/>
      <w:numFmt w:val="bullet"/>
      <w:lvlText w:val="o"/>
      <w:lvlJc w:val="left"/>
      <w:pPr>
        <w:ind w:left="7800" w:hanging="360"/>
      </w:pPr>
      <w:rPr>
        <w:rFonts w:ascii="Courier New" w:hAnsi="Courier New" w:cs="Courier New" w:hint="default"/>
      </w:rPr>
    </w:lvl>
    <w:lvl w:ilvl="8" w:tplc="04070005" w:tentative="1">
      <w:start w:val="1"/>
      <w:numFmt w:val="bullet"/>
      <w:lvlText w:val=""/>
      <w:lvlJc w:val="left"/>
      <w:pPr>
        <w:ind w:left="8520" w:hanging="360"/>
      </w:pPr>
      <w:rPr>
        <w:rFonts w:ascii="Wingdings" w:hAnsi="Wingdings" w:hint="default"/>
      </w:rPr>
    </w:lvl>
  </w:abstractNum>
  <w:abstractNum w:abstractNumId="17">
    <w:nsid w:val="7E20588C"/>
    <w:multiLevelType w:val="multilevel"/>
    <w:tmpl w:val="51246668"/>
    <w:lvl w:ilvl="0">
      <w:start w:val="1"/>
      <w:numFmt w:val="decimal"/>
      <w:pStyle w:val="Listennumm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num w:numId="1">
    <w:abstractNumId w:val="1"/>
  </w:num>
  <w:num w:numId="2">
    <w:abstractNumId w:val="14"/>
  </w:num>
  <w:num w:numId="3">
    <w:abstractNumId w:val="13"/>
  </w:num>
  <w:num w:numId="4">
    <w:abstractNumId w:val="2"/>
  </w:num>
  <w:num w:numId="5">
    <w:abstractNumId w:val="11"/>
  </w:num>
  <w:num w:numId="6">
    <w:abstractNumId w:val="9"/>
  </w:num>
  <w:num w:numId="7">
    <w:abstractNumId w:val="4"/>
  </w:num>
  <w:num w:numId="8">
    <w:abstractNumId w:val="3"/>
  </w:num>
  <w:num w:numId="9">
    <w:abstractNumId w:val="5"/>
  </w:num>
  <w:num w:numId="10">
    <w:abstractNumId w:val="12"/>
  </w:num>
  <w:num w:numId="11">
    <w:abstractNumId w:val="8"/>
  </w:num>
  <w:num w:numId="12">
    <w:abstractNumId w:val="7"/>
  </w:num>
  <w:num w:numId="13">
    <w:abstractNumId w:val="0"/>
  </w:num>
  <w:num w:numId="14">
    <w:abstractNumId w:val="15"/>
  </w:num>
  <w:num w:numId="15">
    <w:abstractNumId w:val="17"/>
  </w:num>
  <w:num w:numId="16">
    <w:abstractNumId w:val="16"/>
  </w:num>
  <w:num w:numId="17">
    <w:abstractNumId w:val="10"/>
  </w:num>
  <w:num w:numId="18">
    <w:abstractNumId w:val="6"/>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4"/>
  </w:num>
  <w:num w:numId="24">
    <w:abstractNumId w:val="4"/>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4"/>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4"/>
  </w:num>
  <w:num w:numId="37">
    <w:abstractNumId w:val="4"/>
  </w:num>
  <w:num w:numId="38">
    <w:abstractNumId w:val="4"/>
  </w:num>
  <w:num w:numId="39">
    <w:abstractNumId w:val="4"/>
  </w:num>
  <w:num w:numId="40">
    <w:abstractNumId w:val="4"/>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jorna@mobycon.nl">
    <w15:presenceInfo w15:providerId="Windows Live" w15:userId="c956f3c5c958950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activeWritingStyle w:appName="MSWord" w:lang="fr-FR" w:vendorID="9" w:dllVersion="512" w:checkStyle="1"/>
  <w:activeWritingStyle w:appName="MSWord" w:lang="nl-NL" w:vendorID="1" w:dllVersion="512" w:checkStyle="1"/>
  <w:activeWritingStyle w:appName="MSWord" w:lang="sv-SE" w:vendorID="22" w:dllVersion="513" w:checkStyle="1"/>
  <w:proofState w:spelling="clean" w:grammar="clean"/>
  <w:attachedTemplate r:id="rId1"/>
  <w:stylePaneFormatFilter w:val="3F01"/>
  <w:trackRevisions/>
  <w:defaultTabStop w:val="284"/>
  <w:hyphenationZone w:val="425"/>
  <w:drawingGridHorizontalSpacing w:val="100"/>
  <w:displayHorizontalDrawingGridEvery w:val="0"/>
  <w:displayVerticalDrawingGridEvery w:val="0"/>
  <w:noPunctuationKerning/>
  <w:characterSpacingControl w:val="doNotCompress"/>
  <w:hdrShapeDefaults>
    <o:shapedefaults v:ext="edit" spidmax="34818">
      <o:colormru v:ext="edit" colors="#fc6"/>
      <o:colormenu v:ext="edit" fillcolor="none" strokecolor="none [3213]"/>
    </o:shapedefaults>
    <o:shapelayout v:ext="edit">
      <o:idmap v:ext="edit" data="2"/>
    </o:shapelayout>
  </w:hdrShapeDefaults>
  <w:footnotePr>
    <w:footnote w:id="-1"/>
    <w:footnote w:id="0"/>
  </w:footnotePr>
  <w:endnotePr>
    <w:endnote w:id="-1"/>
    <w:endnote w:id="0"/>
  </w:endnotePr>
  <w:compat/>
  <w:rsids>
    <w:rsidRoot w:val="0036343D"/>
    <w:rsid w:val="00001EBD"/>
    <w:rsid w:val="000032A0"/>
    <w:rsid w:val="000033A6"/>
    <w:rsid w:val="00003F61"/>
    <w:rsid w:val="000041E2"/>
    <w:rsid w:val="00004C33"/>
    <w:rsid w:val="00004D71"/>
    <w:rsid w:val="0000569D"/>
    <w:rsid w:val="00006D85"/>
    <w:rsid w:val="00007512"/>
    <w:rsid w:val="00012B3E"/>
    <w:rsid w:val="000138B9"/>
    <w:rsid w:val="0001397F"/>
    <w:rsid w:val="00013DB0"/>
    <w:rsid w:val="000154AA"/>
    <w:rsid w:val="00015CEB"/>
    <w:rsid w:val="00015FFE"/>
    <w:rsid w:val="00016789"/>
    <w:rsid w:val="0002230B"/>
    <w:rsid w:val="00025C15"/>
    <w:rsid w:val="0003109F"/>
    <w:rsid w:val="00031B94"/>
    <w:rsid w:val="0003236E"/>
    <w:rsid w:val="0003463B"/>
    <w:rsid w:val="00035832"/>
    <w:rsid w:val="00036F34"/>
    <w:rsid w:val="000418A4"/>
    <w:rsid w:val="000426A4"/>
    <w:rsid w:val="00042A30"/>
    <w:rsid w:val="000449BD"/>
    <w:rsid w:val="00046747"/>
    <w:rsid w:val="000518D5"/>
    <w:rsid w:val="0005352B"/>
    <w:rsid w:val="0005398E"/>
    <w:rsid w:val="00055998"/>
    <w:rsid w:val="000563A0"/>
    <w:rsid w:val="0005695B"/>
    <w:rsid w:val="00061812"/>
    <w:rsid w:val="000632EA"/>
    <w:rsid w:val="0006393E"/>
    <w:rsid w:val="00065868"/>
    <w:rsid w:val="0006715B"/>
    <w:rsid w:val="000674CA"/>
    <w:rsid w:val="00067542"/>
    <w:rsid w:val="00067CFC"/>
    <w:rsid w:val="000720F0"/>
    <w:rsid w:val="0007222C"/>
    <w:rsid w:val="00073906"/>
    <w:rsid w:val="00074B8E"/>
    <w:rsid w:val="00077677"/>
    <w:rsid w:val="000804C4"/>
    <w:rsid w:val="00081ADF"/>
    <w:rsid w:val="00081F2E"/>
    <w:rsid w:val="00082CA8"/>
    <w:rsid w:val="00087DCE"/>
    <w:rsid w:val="00087E76"/>
    <w:rsid w:val="000945FB"/>
    <w:rsid w:val="00095962"/>
    <w:rsid w:val="00095BA8"/>
    <w:rsid w:val="000A003B"/>
    <w:rsid w:val="000A0B2D"/>
    <w:rsid w:val="000A2908"/>
    <w:rsid w:val="000A6588"/>
    <w:rsid w:val="000A6A85"/>
    <w:rsid w:val="000A76FE"/>
    <w:rsid w:val="000B004E"/>
    <w:rsid w:val="000B3C49"/>
    <w:rsid w:val="000B3F5B"/>
    <w:rsid w:val="000B5F7D"/>
    <w:rsid w:val="000B66C2"/>
    <w:rsid w:val="000B6FDA"/>
    <w:rsid w:val="000B7065"/>
    <w:rsid w:val="000C009A"/>
    <w:rsid w:val="000C05FE"/>
    <w:rsid w:val="000C0E73"/>
    <w:rsid w:val="000C1014"/>
    <w:rsid w:val="000C29ED"/>
    <w:rsid w:val="000C2A72"/>
    <w:rsid w:val="000C3D0A"/>
    <w:rsid w:val="000C5099"/>
    <w:rsid w:val="000C7DCB"/>
    <w:rsid w:val="000D08FE"/>
    <w:rsid w:val="000D1875"/>
    <w:rsid w:val="000D6FB4"/>
    <w:rsid w:val="000D7356"/>
    <w:rsid w:val="000D77D4"/>
    <w:rsid w:val="000D7C0D"/>
    <w:rsid w:val="000E05A1"/>
    <w:rsid w:val="000E0A78"/>
    <w:rsid w:val="000E0E2D"/>
    <w:rsid w:val="000E1555"/>
    <w:rsid w:val="000E1B2D"/>
    <w:rsid w:val="000E2610"/>
    <w:rsid w:val="000E6364"/>
    <w:rsid w:val="000F13D3"/>
    <w:rsid w:val="000F172E"/>
    <w:rsid w:val="000F3FF2"/>
    <w:rsid w:val="000F48D0"/>
    <w:rsid w:val="000F5AA9"/>
    <w:rsid w:val="001037BC"/>
    <w:rsid w:val="001037E4"/>
    <w:rsid w:val="001043A1"/>
    <w:rsid w:val="001044ED"/>
    <w:rsid w:val="00105BD5"/>
    <w:rsid w:val="00111032"/>
    <w:rsid w:val="00111930"/>
    <w:rsid w:val="00111EE7"/>
    <w:rsid w:val="00115384"/>
    <w:rsid w:val="001159B4"/>
    <w:rsid w:val="001307E6"/>
    <w:rsid w:val="00130914"/>
    <w:rsid w:val="0013227E"/>
    <w:rsid w:val="00133227"/>
    <w:rsid w:val="001360FA"/>
    <w:rsid w:val="0013659B"/>
    <w:rsid w:val="00137047"/>
    <w:rsid w:val="001371CF"/>
    <w:rsid w:val="0014104F"/>
    <w:rsid w:val="00141D5A"/>
    <w:rsid w:val="00141F5D"/>
    <w:rsid w:val="00143ABD"/>
    <w:rsid w:val="00143CD8"/>
    <w:rsid w:val="001456A1"/>
    <w:rsid w:val="00150FDF"/>
    <w:rsid w:val="00151C40"/>
    <w:rsid w:val="0015652C"/>
    <w:rsid w:val="00156887"/>
    <w:rsid w:val="00157A58"/>
    <w:rsid w:val="001600ED"/>
    <w:rsid w:val="00160143"/>
    <w:rsid w:val="00160A3A"/>
    <w:rsid w:val="00161492"/>
    <w:rsid w:val="00161E40"/>
    <w:rsid w:val="00163732"/>
    <w:rsid w:val="001649B4"/>
    <w:rsid w:val="00164FE4"/>
    <w:rsid w:val="0016568F"/>
    <w:rsid w:val="00166A04"/>
    <w:rsid w:val="00166A18"/>
    <w:rsid w:val="00171B54"/>
    <w:rsid w:val="00172D5C"/>
    <w:rsid w:val="00173067"/>
    <w:rsid w:val="00175224"/>
    <w:rsid w:val="00177233"/>
    <w:rsid w:val="00177363"/>
    <w:rsid w:val="00177B86"/>
    <w:rsid w:val="00177C9E"/>
    <w:rsid w:val="00180E33"/>
    <w:rsid w:val="00181573"/>
    <w:rsid w:val="00181632"/>
    <w:rsid w:val="00182BA1"/>
    <w:rsid w:val="00182C21"/>
    <w:rsid w:val="00182F61"/>
    <w:rsid w:val="00182F68"/>
    <w:rsid w:val="00183FD8"/>
    <w:rsid w:val="00184460"/>
    <w:rsid w:val="00194BBF"/>
    <w:rsid w:val="00194CCC"/>
    <w:rsid w:val="0019689E"/>
    <w:rsid w:val="001A0ED7"/>
    <w:rsid w:val="001A2BA0"/>
    <w:rsid w:val="001A488B"/>
    <w:rsid w:val="001A5127"/>
    <w:rsid w:val="001B0A6D"/>
    <w:rsid w:val="001B0F20"/>
    <w:rsid w:val="001B1A60"/>
    <w:rsid w:val="001B2541"/>
    <w:rsid w:val="001B3BD2"/>
    <w:rsid w:val="001B4A0B"/>
    <w:rsid w:val="001B60D1"/>
    <w:rsid w:val="001B6CDA"/>
    <w:rsid w:val="001B7E2F"/>
    <w:rsid w:val="001C08E7"/>
    <w:rsid w:val="001C2377"/>
    <w:rsid w:val="001C2709"/>
    <w:rsid w:val="001C3114"/>
    <w:rsid w:val="001C3D1C"/>
    <w:rsid w:val="001C4002"/>
    <w:rsid w:val="001C4DCD"/>
    <w:rsid w:val="001C732C"/>
    <w:rsid w:val="001D0098"/>
    <w:rsid w:val="001D5A45"/>
    <w:rsid w:val="001D7165"/>
    <w:rsid w:val="001D7DB8"/>
    <w:rsid w:val="001E0E20"/>
    <w:rsid w:val="001E164C"/>
    <w:rsid w:val="001E363B"/>
    <w:rsid w:val="001E51F3"/>
    <w:rsid w:val="001E52C2"/>
    <w:rsid w:val="001F0BBE"/>
    <w:rsid w:val="001F1772"/>
    <w:rsid w:val="001F24FE"/>
    <w:rsid w:val="001F27DE"/>
    <w:rsid w:val="001F37A6"/>
    <w:rsid w:val="001F434F"/>
    <w:rsid w:val="00200672"/>
    <w:rsid w:val="002015CE"/>
    <w:rsid w:val="002020C7"/>
    <w:rsid w:val="00202577"/>
    <w:rsid w:val="00202EC8"/>
    <w:rsid w:val="00202FAF"/>
    <w:rsid w:val="00205447"/>
    <w:rsid w:val="002062D8"/>
    <w:rsid w:val="00210108"/>
    <w:rsid w:val="002119E9"/>
    <w:rsid w:val="00211B9F"/>
    <w:rsid w:val="00212409"/>
    <w:rsid w:val="0021446F"/>
    <w:rsid w:val="00215BE4"/>
    <w:rsid w:val="002163AF"/>
    <w:rsid w:val="00217B48"/>
    <w:rsid w:val="00220DC7"/>
    <w:rsid w:val="00222FC5"/>
    <w:rsid w:val="002235FC"/>
    <w:rsid w:val="002273F4"/>
    <w:rsid w:val="002301FA"/>
    <w:rsid w:val="002303C1"/>
    <w:rsid w:val="002315D7"/>
    <w:rsid w:val="002331F2"/>
    <w:rsid w:val="002345DF"/>
    <w:rsid w:val="00235AAE"/>
    <w:rsid w:val="0023781A"/>
    <w:rsid w:val="00240FAD"/>
    <w:rsid w:val="00241296"/>
    <w:rsid w:val="00241DF9"/>
    <w:rsid w:val="00244572"/>
    <w:rsid w:val="0024526D"/>
    <w:rsid w:val="00250F08"/>
    <w:rsid w:val="00251DB1"/>
    <w:rsid w:val="00251F1E"/>
    <w:rsid w:val="00251F51"/>
    <w:rsid w:val="002529BB"/>
    <w:rsid w:val="00252CBF"/>
    <w:rsid w:val="00252E17"/>
    <w:rsid w:val="00254471"/>
    <w:rsid w:val="002547BF"/>
    <w:rsid w:val="00255375"/>
    <w:rsid w:val="0025587D"/>
    <w:rsid w:val="00257634"/>
    <w:rsid w:val="00260CCA"/>
    <w:rsid w:val="00277B28"/>
    <w:rsid w:val="002835D1"/>
    <w:rsid w:val="00283EAD"/>
    <w:rsid w:val="0028482B"/>
    <w:rsid w:val="00286BE6"/>
    <w:rsid w:val="00287CE8"/>
    <w:rsid w:val="00287D81"/>
    <w:rsid w:val="002918CB"/>
    <w:rsid w:val="00291A0B"/>
    <w:rsid w:val="00291C8A"/>
    <w:rsid w:val="00295B44"/>
    <w:rsid w:val="00296440"/>
    <w:rsid w:val="002A07DA"/>
    <w:rsid w:val="002A2732"/>
    <w:rsid w:val="002A3895"/>
    <w:rsid w:val="002A3995"/>
    <w:rsid w:val="002A5FD2"/>
    <w:rsid w:val="002A7545"/>
    <w:rsid w:val="002B03D5"/>
    <w:rsid w:val="002B0947"/>
    <w:rsid w:val="002B11C5"/>
    <w:rsid w:val="002B2F51"/>
    <w:rsid w:val="002B3BB8"/>
    <w:rsid w:val="002B4483"/>
    <w:rsid w:val="002B5263"/>
    <w:rsid w:val="002B5E3E"/>
    <w:rsid w:val="002B6DAA"/>
    <w:rsid w:val="002B71B6"/>
    <w:rsid w:val="002B7452"/>
    <w:rsid w:val="002B77C5"/>
    <w:rsid w:val="002C1542"/>
    <w:rsid w:val="002C1D1C"/>
    <w:rsid w:val="002C2ED7"/>
    <w:rsid w:val="002C2FBF"/>
    <w:rsid w:val="002C4286"/>
    <w:rsid w:val="002C78A9"/>
    <w:rsid w:val="002D1D41"/>
    <w:rsid w:val="002D20B4"/>
    <w:rsid w:val="002D41F8"/>
    <w:rsid w:val="002D59E1"/>
    <w:rsid w:val="002D604C"/>
    <w:rsid w:val="002D6375"/>
    <w:rsid w:val="002E5ADE"/>
    <w:rsid w:val="002E5E19"/>
    <w:rsid w:val="002E79AF"/>
    <w:rsid w:val="002E7E5C"/>
    <w:rsid w:val="002F302A"/>
    <w:rsid w:val="002F3BC5"/>
    <w:rsid w:val="002F56C1"/>
    <w:rsid w:val="002F63F5"/>
    <w:rsid w:val="002F6AEE"/>
    <w:rsid w:val="002F7BA0"/>
    <w:rsid w:val="002F7DCF"/>
    <w:rsid w:val="00301229"/>
    <w:rsid w:val="00302879"/>
    <w:rsid w:val="00304BFD"/>
    <w:rsid w:val="00306020"/>
    <w:rsid w:val="003073D9"/>
    <w:rsid w:val="00314FF7"/>
    <w:rsid w:val="00315844"/>
    <w:rsid w:val="00316178"/>
    <w:rsid w:val="00316C64"/>
    <w:rsid w:val="00322CAE"/>
    <w:rsid w:val="00322E5C"/>
    <w:rsid w:val="0032495C"/>
    <w:rsid w:val="00325431"/>
    <w:rsid w:val="0032588E"/>
    <w:rsid w:val="00326E15"/>
    <w:rsid w:val="003270A5"/>
    <w:rsid w:val="00327BA7"/>
    <w:rsid w:val="003303F5"/>
    <w:rsid w:val="00331BF4"/>
    <w:rsid w:val="0033266E"/>
    <w:rsid w:val="00332B2A"/>
    <w:rsid w:val="00335ED9"/>
    <w:rsid w:val="00337C43"/>
    <w:rsid w:val="00340125"/>
    <w:rsid w:val="00343D5B"/>
    <w:rsid w:val="00344E9D"/>
    <w:rsid w:val="00346C78"/>
    <w:rsid w:val="00350532"/>
    <w:rsid w:val="00350B84"/>
    <w:rsid w:val="00351309"/>
    <w:rsid w:val="003517A5"/>
    <w:rsid w:val="0035198A"/>
    <w:rsid w:val="00352191"/>
    <w:rsid w:val="003530D7"/>
    <w:rsid w:val="00353C8D"/>
    <w:rsid w:val="00354B7A"/>
    <w:rsid w:val="00354E4A"/>
    <w:rsid w:val="003561D3"/>
    <w:rsid w:val="003607EB"/>
    <w:rsid w:val="00360A8B"/>
    <w:rsid w:val="00362DC2"/>
    <w:rsid w:val="0036317A"/>
    <w:rsid w:val="0036343D"/>
    <w:rsid w:val="003665FA"/>
    <w:rsid w:val="003672B7"/>
    <w:rsid w:val="003673B1"/>
    <w:rsid w:val="0036754E"/>
    <w:rsid w:val="00367FDC"/>
    <w:rsid w:val="00370EF0"/>
    <w:rsid w:val="00371910"/>
    <w:rsid w:val="003726BF"/>
    <w:rsid w:val="00372957"/>
    <w:rsid w:val="003770CF"/>
    <w:rsid w:val="00380987"/>
    <w:rsid w:val="00380BDD"/>
    <w:rsid w:val="00381F94"/>
    <w:rsid w:val="0038352C"/>
    <w:rsid w:val="00383823"/>
    <w:rsid w:val="0038447F"/>
    <w:rsid w:val="00384B20"/>
    <w:rsid w:val="0038678C"/>
    <w:rsid w:val="00387378"/>
    <w:rsid w:val="00387852"/>
    <w:rsid w:val="00390599"/>
    <w:rsid w:val="00391303"/>
    <w:rsid w:val="00391B79"/>
    <w:rsid w:val="003942BB"/>
    <w:rsid w:val="003943F3"/>
    <w:rsid w:val="0039552E"/>
    <w:rsid w:val="003968AE"/>
    <w:rsid w:val="00396ADD"/>
    <w:rsid w:val="003A04F0"/>
    <w:rsid w:val="003A1004"/>
    <w:rsid w:val="003A1A4C"/>
    <w:rsid w:val="003A1D60"/>
    <w:rsid w:val="003A580D"/>
    <w:rsid w:val="003B4391"/>
    <w:rsid w:val="003B47C6"/>
    <w:rsid w:val="003B5EC7"/>
    <w:rsid w:val="003C100E"/>
    <w:rsid w:val="003C3431"/>
    <w:rsid w:val="003C508A"/>
    <w:rsid w:val="003C5BA2"/>
    <w:rsid w:val="003D0AE3"/>
    <w:rsid w:val="003D0E26"/>
    <w:rsid w:val="003D1367"/>
    <w:rsid w:val="003D1FC8"/>
    <w:rsid w:val="003D68FC"/>
    <w:rsid w:val="003D6932"/>
    <w:rsid w:val="003D6B8B"/>
    <w:rsid w:val="003D6FCC"/>
    <w:rsid w:val="003D7429"/>
    <w:rsid w:val="003E1508"/>
    <w:rsid w:val="003E21C9"/>
    <w:rsid w:val="003E50F7"/>
    <w:rsid w:val="003E7EE9"/>
    <w:rsid w:val="003F1962"/>
    <w:rsid w:val="003F2716"/>
    <w:rsid w:val="003F4D28"/>
    <w:rsid w:val="0040286A"/>
    <w:rsid w:val="00403CF2"/>
    <w:rsid w:val="00405F98"/>
    <w:rsid w:val="00406ADD"/>
    <w:rsid w:val="0040796C"/>
    <w:rsid w:val="00411C04"/>
    <w:rsid w:val="0041312F"/>
    <w:rsid w:val="0041409C"/>
    <w:rsid w:val="00414C47"/>
    <w:rsid w:val="00415146"/>
    <w:rsid w:val="00415A6A"/>
    <w:rsid w:val="00415DBE"/>
    <w:rsid w:val="00416A11"/>
    <w:rsid w:val="00417D7C"/>
    <w:rsid w:val="0042277C"/>
    <w:rsid w:val="0042302B"/>
    <w:rsid w:val="00424A6B"/>
    <w:rsid w:val="00425553"/>
    <w:rsid w:val="00426211"/>
    <w:rsid w:val="0042645B"/>
    <w:rsid w:val="00426907"/>
    <w:rsid w:val="0042721F"/>
    <w:rsid w:val="004276FB"/>
    <w:rsid w:val="00430677"/>
    <w:rsid w:val="00431E74"/>
    <w:rsid w:val="004336E3"/>
    <w:rsid w:val="00441060"/>
    <w:rsid w:val="00441514"/>
    <w:rsid w:val="00443C91"/>
    <w:rsid w:val="00445195"/>
    <w:rsid w:val="004456AC"/>
    <w:rsid w:val="0045691D"/>
    <w:rsid w:val="00457527"/>
    <w:rsid w:val="004576DB"/>
    <w:rsid w:val="00457760"/>
    <w:rsid w:val="00460B42"/>
    <w:rsid w:val="00460D68"/>
    <w:rsid w:val="00461278"/>
    <w:rsid w:val="0046360F"/>
    <w:rsid w:val="004643FA"/>
    <w:rsid w:val="00464754"/>
    <w:rsid w:val="00472AF6"/>
    <w:rsid w:val="004774DD"/>
    <w:rsid w:val="00480C08"/>
    <w:rsid w:val="0048111A"/>
    <w:rsid w:val="004815B7"/>
    <w:rsid w:val="00482E9F"/>
    <w:rsid w:val="004847C9"/>
    <w:rsid w:val="0048710F"/>
    <w:rsid w:val="0048774F"/>
    <w:rsid w:val="00487A88"/>
    <w:rsid w:val="00490E04"/>
    <w:rsid w:val="0049333D"/>
    <w:rsid w:val="00495FE7"/>
    <w:rsid w:val="00496577"/>
    <w:rsid w:val="00496812"/>
    <w:rsid w:val="00496B18"/>
    <w:rsid w:val="00496E59"/>
    <w:rsid w:val="004A3B61"/>
    <w:rsid w:val="004A3CE6"/>
    <w:rsid w:val="004A3D6C"/>
    <w:rsid w:val="004A62B3"/>
    <w:rsid w:val="004A6CA8"/>
    <w:rsid w:val="004B0293"/>
    <w:rsid w:val="004B092C"/>
    <w:rsid w:val="004B1E47"/>
    <w:rsid w:val="004B2B39"/>
    <w:rsid w:val="004B3B50"/>
    <w:rsid w:val="004B4845"/>
    <w:rsid w:val="004B6B96"/>
    <w:rsid w:val="004B6C9F"/>
    <w:rsid w:val="004C0288"/>
    <w:rsid w:val="004C0984"/>
    <w:rsid w:val="004C099A"/>
    <w:rsid w:val="004C3AB4"/>
    <w:rsid w:val="004C46A3"/>
    <w:rsid w:val="004C74D3"/>
    <w:rsid w:val="004C7EC0"/>
    <w:rsid w:val="004D2764"/>
    <w:rsid w:val="004D2FA6"/>
    <w:rsid w:val="004D52B0"/>
    <w:rsid w:val="004E2A93"/>
    <w:rsid w:val="004E37F4"/>
    <w:rsid w:val="004E67EF"/>
    <w:rsid w:val="004E79FF"/>
    <w:rsid w:val="004E7D11"/>
    <w:rsid w:val="004F24E2"/>
    <w:rsid w:val="004F32A9"/>
    <w:rsid w:val="004F4536"/>
    <w:rsid w:val="004F45B0"/>
    <w:rsid w:val="004F6832"/>
    <w:rsid w:val="004F7835"/>
    <w:rsid w:val="00500A9D"/>
    <w:rsid w:val="00500E73"/>
    <w:rsid w:val="00501043"/>
    <w:rsid w:val="00503796"/>
    <w:rsid w:val="00503FBA"/>
    <w:rsid w:val="0050673D"/>
    <w:rsid w:val="00507D5C"/>
    <w:rsid w:val="00510886"/>
    <w:rsid w:val="005111F9"/>
    <w:rsid w:val="0051160F"/>
    <w:rsid w:val="00511F96"/>
    <w:rsid w:val="00512425"/>
    <w:rsid w:val="005131BE"/>
    <w:rsid w:val="00514142"/>
    <w:rsid w:val="00514EA5"/>
    <w:rsid w:val="005231EF"/>
    <w:rsid w:val="005253DC"/>
    <w:rsid w:val="00525510"/>
    <w:rsid w:val="00527B6E"/>
    <w:rsid w:val="0053005D"/>
    <w:rsid w:val="00530456"/>
    <w:rsid w:val="00530EB6"/>
    <w:rsid w:val="005324D2"/>
    <w:rsid w:val="00535C88"/>
    <w:rsid w:val="00535CB0"/>
    <w:rsid w:val="00536784"/>
    <w:rsid w:val="00537942"/>
    <w:rsid w:val="00537A68"/>
    <w:rsid w:val="005425C1"/>
    <w:rsid w:val="0054325B"/>
    <w:rsid w:val="005436BC"/>
    <w:rsid w:val="0054693A"/>
    <w:rsid w:val="005478D2"/>
    <w:rsid w:val="005536E4"/>
    <w:rsid w:val="00556452"/>
    <w:rsid w:val="00556D5A"/>
    <w:rsid w:val="00560B94"/>
    <w:rsid w:val="00566173"/>
    <w:rsid w:val="00566F94"/>
    <w:rsid w:val="005678E5"/>
    <w:rsid w:val="00570138"/>
    <w:rsid w:val="0057404A"/>
    <w:rsid w:val="00575237"/>
    <w:rsid w:val="00576D8F"/>
    <w:rsid w:val="00577162"/>
    <w:rsid w:val="00577E30"/>
    <w:rsid w:val="00581629"/>
    <w:rsid w:val="00582579"/>
    <w:rsid w:val="005912A0"/>
    <w:rsid w:val="00592E22"/>
    <w:rsid w:val="005931C1"/>
    <w:rsid w:val="00594137"/>
    <w:rsid w:val="005951BD"/>
    <w:rsid w:val="00595C5C"/>
    <w:rsid w:val="005973D6"/>
    <w:rsid w:val="005973F4"/>
    <w:rsid w:val="005A1509"/>
    <w:rsid w:val="005A7D68"/>
    <w:rsid w:val="005A7E78"/>
    <w:rsid w:val="005B183B"/>
    <w:rsid w:val="005B33BE"/>
    <w:rsid w:val="005B372F"/>
    <w:rsid w:val="005B3992"/>
    <w:rsid w:val="005B5617"/>
    <w:rsid w:val="005B741E"/>
    <w:rsid w:val="005B79CA"/>
    <w:rsid w:val="005C0DEA"/>
    <w:rsid w:val="005C1AB3"/>
    <w:rsid w:val="005C2AF8"/>
    <w:rsid w:val="005C2B27"/>
    <w:rsid w:val="005C2EB8"/>
    <w:rsid w:val="005C3C99"/>
    <w:rsid w:val="005C55FB"/>
    <w:rsid w:val="005C5EFB"/>
    <w:rsid w:val="005C5F39"/>
    <w:rsid w:val="005C6875"/>
    <w:rsid w:val="005C6D09"/>
    <w:rsid w:val="005C7ED9"/>
    <w:rsid w:val="005D041F"/>
    <w:rsid w:val="005D349B"/>
    <w:rsid w:val="005D44DF"/>
    <w:rsid w:val="005D5251"/>
    <w:rsid w:val="005D6909"/>
    <w:rsid w:val="005E0ACE"/>
    <w:rsid w:val="005E12EB"/>
    <w:rsid w:val="005E203D"/>
    <w:rsid w:val="005E208D"/>
    <w:rsid w:val="005E49D8"/>
    <w:rsid w:val="005E532F"/>
    <w:rsid w:val="005E6A93"/>
    <w:rsid w:val="005E7603"/>
    <w:rsid w:val="005F18E1"/>
    <w:rsid w:val="005F3B4E"/>
    <w:rsid w:val="005F4743"/>
    <w:rsid w:val="00601909"/>
    <w:rsid w:val="00603944"/>
    <w:rsid w:val="006040EC"/>
    <w:rsid w:val="00605D41"/>
    <w:rsid w:val="0060710F"/>
    <w:rsid w:val="00607A9D"/>
    <w:rsid w:val="006106D2"/>
    <w:rsid w:val="00611966"/>
    <w:rsid w:val="00614A21"/>
    <w:rsid w:val="00614F36"/>
    <w:rsid w:val="00616600"/>
    <w:rsid w:val="00617C3A"/>
    <w:rsid w:val="00620AC6"/>
    <w:rsid w:val="006233CF"/>
    <w:rsid w:val="00623461"/>
    <w:rsid w:val="006267C7"/>
    <w:rsid w:val="00627C57"/>
    <w:rsid w:val="0063099F"/>
    <w:rsid w:val="006311A0"/>
    <w:rsid w:val="00636ADE"/>
    <w:rsid w:val="006372B8"/>
    <w:rsid w:val="00637B00"/>
    <w:rsid w:val="00642C79"/>
    <w:rsid w:val="00643DAF"/>
    <w:rsid w:val="00643FF3"/>
    <w:rsid w:val="006440F7"/>
    <w:rsid w:val="006452E3"/>
    <w:rsid w:val="0065096F"/>
    <w:rsid w:val="00651AC2"/>
    <w:rsid w:val="00653B25"/>
    <w:rsid w:val="00655983"/>
    <w:rsid w:val="006563C0"/>
    <w:rsid w:val="00656E50"/>
    <w:rsid w:val="00657EEC"/>
    <w:rsid w:val="0066209B"/>
    <w:rsid w:val="00663FCD"/>
    <w:rsid w:val="00664900"/>
    <w:rsid w:val="0067028B"/>
    <w:rsid w:val="00671D3A"/>
    <w:rsid w:val="00672FFC"/>
    <w:rsid w:val="006730C2"/>
    <w:rsid w:val="00674F9D"/>
    <w:rsid w:val="006768D7"/>
    <w:rsid w:val="00680FB3"/>
    <w:rsid w:val="006819B1"/>
    <w:rsid w:val="006819FB"/>
    <w:rsid w:val="00682578"/>
    <w:rsid w:val="00682C74"/>
    <w:rsid w:val="00685072"/>
    <w:rsid w:val="00685C29"/>
    <w:rsid w:val="00686D6D"/>
    <w:rsid w:val="00686FDB"/>
    <w:rsid w:val="0069188D"/>
    <w:rsid w:val="00693993"/>
    <w:rsid w:val="00694A01"/>
    <w:rsid w:val="00697BE6"/>
    <w:rsid w:val="006A03EF"/>
    <w:rsid w:val="006A3622"/>
    <w:rsid w:val="006A4FB8"/>
    <w:rsid w:val="006A52DE"/>
    <w:rsid w:val="006B05DE"/>
    <w:rsid w:val="006B0BC0"/>
    <w:rsid w:val="006B14A6"/>
    <w:rsid w:val="006B6397"/>
    <w:rsid w:val="006B7B12"/>
    <w:rsid w:val="006C1552"/>
    <w:rsid w:val="006C22C8"/>
    <w:rsid w:val="006C2BC4"/>
    <w:rsid w:val="006C3213"/>
    <w:rsid w:val="006D18C4"/>
    <w:rsid w:val="006D2D33"/>
    <w:rsid w:val="006D2F26"/>
    <w:rsid w:val="006D3CC8"/>
    <w:rsid w:val="006D5795"/>
    <w:rsid w:val="006D71D2"/>
    <w:rsid w:val="006E0EB2"/>
    <w:rsid w:val="006E38CF"/>
    <w:rsid w:val="006E6096"/>
    <w:rsid w:val="006F3B73"/>
    <w:rsid w:val="006F704A"/>
    <w:rsid w:val="006F7DB3"/>
    <w:rsid w:val="0070240E"/>
    <w:rsid w:val="00702DBB"/>
    <w:rsid w:val="00703425"/>
    <w:rsid w:val="007038E7"/>
    <w:rsid w:val="00703CD7"/>
    <w:rsid w:val="0070414D"/>
    <w:rsid w:val="007045A5"/>
    <w:rsid w:val="0070468F"/>
    <w:rsid w:val="00704F39"/>
    <w:rsid w:val="00705550"/>
    <w:rsid w:val="0070687E"/>
    <w:rsid w:val="00706EF8"/>
    <w:rsid w:val="007075EA"/>
    <w:rsid w:val="00710396"/>
    <w:rsid w:val="00710DF4"/>
    <w:rsid w:val="00711AF0"/>
    <w:rsid w:val="007123C5"/>
    <w:rsid w:val="00713872"/>
    <w:rsid w:val="007139E1"/>
    <w:rsid w:val="00714DA1"/>
    <w:rsid w:val="00715871"/>
    <w:rsid w:val="00723EA0"/>
    <w:rsid w:val="00724E23"/>
    <w:rsid w:val="00726756"/>
    <w:rsid w:val="00732173"/>
    <w:rsid w:val="0073242A"/>
    <w:rsid w:val="0073499A"/>
    <w:rsid w:val="00734CF9"/>
    <w:rsid w:val="007350CF"/>
    <w:rsid w:val="007358D1"/>
    <w:rsid w:val="007361BB"/>
    <w:rsid w:val="00743E9A"/>
    <w:rsid w:val="00746694"/>
    <w:rsid w:val="007474CF"/>
    <w:rsid w:val="00750A37"/>
    <w:rsid w:val="0075237A"/>
    <w:rsid w:val="00752B17"/>
    <w:rsid w:val="00752BEC"/>
    <w:rsid w:val="00752EA3"/>
    <w:rsid w:val="007531BD"/>
    <w:rsid w:val="00754CF4"/>
    <w:rsid w:val="0075508F"/>
    <w:rsid w:val="0075765F"/>
    <w:rsid w:val="00763D97"/>
    <w:rsid w:val="00763E45"/>
    <w:rsid w:val="0076425E"/>
    <w:rsid w:val="007651D3"/>
    <w:rsid w:val="0077131D"/>
    <w:rsid w:val="00771F9D"/>
    <w:rsid w:val="00772BDD"/>
    <w:rsid w:val="007732BC"/>
    <w:rsid w:val="0077481B"/>
    <w:rsid w:val="00774DCD"/>
    <w:rsid w:val="00775C4A"/>
    <w:rsid w:val="00780412"/>
    <w:rsid w:val="00781D4B"/>
    <w:rsid w:val="00783210"/>
    <w:rsid w:val="007868BF"/>
    <w:rsid w:val="00786C42"/>
    <w:rsid w:val="00787556"/>
    <w:rsid w:val="00790B27"/>
    <w:rsid w:val="00792719"/>
    <w:rsid w:val="007933A8"/>
    <w:rsid w:val="00797174"/>
    <w:rsid w:val="007A0CD4"/>
    <w:rsid w:val="007A2312"/>
    <w:rsid w:val="007A2B9E"/>
    <w:rsid w:val="007A33C9"/>
    <w:rsid w:val="007A42F5"/>
    <w:rsid w:val="007A4B31"/>
    <w:rsid w:val="007B1A26"/>
    <w:rsid w:val="007B3E13"/>
    <w:rsid w:val="007C01E1"/>
    <w:rsid w:val="007C1E7C"/>
    <w:rsid w:val="007C33B9"/>
    <w:rsid w:val="007C453E"/>
    <w:rsid w:val="007D0B18"/>
    <w:rsid w:val="007D0C7E"/>
    <w:rsid w:val="007D2126"/>
    <w:rsid w:val="007D283E"/>
    <w:rsid w:val="007D5D77"/>
    <w:rsid w:val="007E160F"/>
    <w:rsid w:val="007E396E"/>
    <w:rsid w:val="007E7182"/>
    <w:rsid w:val="007E71E3"/>
    <w:rsid w:val="007F0118"/>
    <w:rsid w:val="007F1265"/>
    <w:rsid w:val="007F2DC2"/>
    <w:rsid w:val="007F497F"/>
    <w:rsid w:val="007F5170"/>
    <w:rsid w:val="007F6282"/>
    <w:rsid w:val="007F6601"/>
    <w:rsid w:val="007F7810"/>
    <w:rsid w:val="007F7FED"/>
    <w:rsid w:val="007F7FF1"/>
    <w:rsid w:val="00800A77"/>
    <w:rsid w:val="00801603"/>
    <w:rsid w:val="00803394"/>
    <w:rsid w:val="008034EE"/>
    <w:rsid w:val="00810DA8"/>
    <w:rsid w:val="008115F8"/>
    <w:rsid w:val="00811A0A"/>
    <w:rsid w:val="00820C47"/>
    <w:rsid w:val="00822DDB"/>
    <w:rsid w:val="00824DCC"/>
    <w:rsid w:val="008250D7"/>
    <w:rsid w:val="00826389"/>
    <w:rsid w:val="00826BAC"/>
    <w:rsid w:val="0082738B"/>
    <w:rsid w:val="00827527"/>
    <w:rsid w:val="00833247"/>
    <w:rsid w:val="00833558"/>
    <w:rsid w:val="008353A9"/>
    <w:rsid w:val="00836541"/>
    <w:rsid w:val="00836DEA"/>
    <w:rsid w:val="00837E97"/>
    <w:rsid w:val="00840CA8"/>
    <w:rsid w:val="0084100E"/>
    <w:rsid w:val="008417E2"/>
    <w:rsid w:val="00842254"/>
    <w:rsid w:val="008424C8"/>
    <w:rsid w:val="00842F0A"/>
    <w:rsid w:val="00844D29"/>
    <w:rsid w:val="0084544A"/>
    <w:rsid w:val="00845ACB"/>
    <w:rsid w:val="008518EC"/>
    <w:rsid w:val="00851F42"/>
    <w:rsid w:val="00852547"/>
    <w:rsid w:val="00855427"/>
    <w:rsid w:val="00860365"/>
    <w:rsid w:val="00864FE7"/>
    <w:rsid w:val="00865124"/>
    <w:rsid w:val="00865DEB"/>
    <w:rsid w:val="00866906"/>
    <w:rsid w:val="00867B72"/>
    <w:rsid w:val="0087034C"/>
    <w:rsid w:val="008713E3"/>
    <w:rsid w:val="008717A7"/>
    <w:rsid w:val="008720A7"/>
    <w:rsid w:val="00872BFC"/>
    <w:rsid w:val="00874239"/>
    <w:rsid w:val="00876D1F"/>
    <w:rsid w:val="00877C98"/>
    <w:rsid w:val="0088278F"/>
    <w:rsid w:val="00885D2C"/>
    <w:rsid w:val="008928ED"/>
    <w:rsid w:val="00893E54"/>
    <w:rsid w:val="008A141C"/>
    <w:rsid w:val="008A31D0"/>
    <w:rsid w:val="008A4659"/>
    <w:rsid w:val="008A5256"/>
    <w:rsid w:val="008A548D"/>
    <w:rsid w:val="008B1186"/>
    <w:rsid w:val="008B133C"/>
    <w:rsid w:val="008B1E28"/>
    <w:rsid w:val="008B2946"/>
    <w:rsid w:val="008B2D22"/>
    <w:rsid w:val="008B2E84"/>
    <w:rsid w:val="008B4B42"/>
    <w:rsid w:val="008B5603"/>
    <w:rsid w:val="008B5F38"/>
    <w:rsid w:val="008B6B95"/>
    <w:rsid w:val="008B7904"/>
    <w:rsid w:val="008C2A1E"/>
    <w:rsid w:val="008C326B"/>
    <w:rsid w:val="008C342B"/>
    <w:rsid w:val="008C4012"/>
    <w:rsid w:val="008C6400"/>
    <w:rsid w:val="008D0FD7"/>
    <w:rsid w:val="008D3BCC"/>
    <w:rsid w:val="008D3F0B"/>
    <w:rsid w:val="008D59AF"/>
    <w:rsid w:val="008D5F7F"/>
    <w:rsid w:val="008D7ED7"/>
    <w:rsid w:val="008E4814"/>
    <w:rsid w:val="008E48FE"/>
    <w:rsid w:val="008E4D24"/>
    <w:rsid w:val="008E6AA8"/>
    <w:rsid w:val="008E7E9A"/>
    <w:rsid w:val="008F15BB"/>
    <w:rsid w:val="008F1CE4"/>
    <w:rsid w:val="008F2E0F"/>
    <w:rsid w:val="008F449A"/>
    <w:rsid w:val="008F4F3A"/>
    <w:rsid w:val="008F63EA"/>
    <w:rsid w:val="009077B6"/>
    <w:rsid w:val="00910D6D"/>
    <w:rsid w:val="00914C5F"/>
    <w:rsid w:val="00914D38"/>
    <w:rsid w:val="00920430"/>
    <w:rsid w:val="0092071D"/>
    <w:rsid w:val="00921184"/>
    <w:rsid w:val="00921747"/>
    <w:rsid w:val="00926869"/>
    <w:rsid w:val="00926987"/>
    <w:rsid w:val="00931365"/>
    <w:rsid w:val="00932953"/>
    <w:rsid w:val="009332A0"/>
    <w:rsid w:val="009338FF"/>
    <w:rsid w:val="00936B84"/>
    <w:rsid w:val="00940854"/>
    <w:rsid w:val="00941178"/>
    <w:rsid w:val="009419FF"/>
    <w:rsid w:val="009421F8"/>
    <w:rsid w:val="009428F2"/>
    <w:rsid w:val="00943BBD"/>
    <w:rsid w:val="0094657B"/>
    <w:rsid w:val="00946A94"/>
    <w:rsid w:val="00950F51"/>
    <w:rsid w:val="0095305D"/>
    <w:rsid w:val="00954243"/>
    <w:rsid w:val="00955208"/>
    <w:rsid w:val="009561B1"/>
    <w:rsid w:val="00956ACE"/>
    <w:rsid w:val="00962634"/>
    <w:rsid w:val="009627F4"/>
    <w:rsid w:val="00963785"/>
    <w:rsid w:val="009656F2"/>
    <w:rsid w:val="00966FAC"/>
    <w:rsid w:val="009706DC"/>
    <w:rsid w:val="00970E5F"/>
    <w:rsid w:val="009723D2"/>
    <w:rsid w:val="00974AAA"/>
    <w:rsid w:val="00977279"/>
    <w:rsid w:val="00977388"/>
    <w:rsid w:val="009814C5"/>
    <w:rsid w:val="00983863"/>
    <w:rsid w:val="0098479C"/>
    <w:rsid w:val="009862A5"/>
    <w:rsid w:val="00987890"/>
    <w:rsid w:val="00990740"/>
    <w:rsid w:val="009914F2"/>
    <w:rsid w:val="00991BE7"/>
    <w:rsid w:val="00992F83"/>
    <w:rsid w:val="00995F4E"/>
    <w:rsid w:val="0099636E"/>
    <w:rsid w:val="0099715C"/>
    <w:rsid w:val="00997745"/>
    <w:rsid w:val="00997DD5"/>
    <w:rsid w:val="009A0847"/>
    <w:rsid w:val="009A132E"/>
    <w:rsid w:val="009A133D"/>
    <w:rsid w:val="009A1B79"/>
    <w:rsid w:val="009A2665"/>
    <w:rsid w:val="009A31BD"/>
    <w:rsid w:val="009A38AE"/>
    <w:rsid w:val="009A56C6"/>
    <w:rsid w:val="009A5B07"/>
    <w:rsid w:val="009A5BDB"/>
    <w:rsid w:val="009A794B"/>
    <w:rsid w:val="009B0D3F"/>
    <w:rsid w:val="009B1F25"/>
    <w:rsid w:val="009B3B92"/>
    <w:rsid w:val="009B51AD"/>
    <w:rsid w:val="009B5D74"/>
    <w:rsid w:val="009B648B"/>
    <w:rsid w:val="009B7C40"/>
    <w:rsid w:val="009C264C"/>
    <w:rsid w:val="009C331F"/>
    <w:rsid w:val="009C51B8"/>
    <w:rsid w:val="009C781D"/>
    <w:rsid w:val="009C7F1A"/>
    <w:rsid w:val="009D2B95"/>
    <w:rsid w:val="009D50EA"/>
    <w:rsid w:val="009D591B"/>
    <w:rsid w:val="009D6471"/>
    <w:rsid w:val="009D6A22"/>
    <w:rsid w:val="009D7CCE"/>
    <w:rsid w:val="009D7D67"/>
    <w:rsid w:val="009E1859"/>
    <w:rsid w:val="009E358C"/>
    <w:rsid w:val="009E56C4"/>
    <w:rsid w:val="009E59D4"/>
    <w:rsid w:val="009E6287"/>
    <w:rsid w:val="009E6302"/>
    <w:rsid w:val="009E76A9"/>
    <w:rsid w:val="009F0BEC"/>
    <w:rsid w:val="009F2E00"/>
    <w:rsid w:val="009F4438"/>
    <w:rsid w:val="009F6A6F"/>
    <w:rsid w:val="00A003D4"/>
    <w:rsid w:val="00A0067B"/>
    <w:rsid w:val="00A04B5C"/>
    <w:rsid w:val="00A104C5"/>
    <w:rsid w:val="00A1123F"/>
    <w:rsid w:val="00A13800"/>
    <w:rsid w:val="00A148E9"/>
    <w:rsid w:val="00A157B7"/>
    <w:rsid w:val="00A15AD1"/>
    <w:rsid w:val="00A16170"/>
    <w:rsid w:val="00A1703C"/>
    <w:rsid w:val="00A21402"/>
    <w:rsid w:val="00A216A6"/>
    <w:rsid w:val="00A22F3A"/>
    <w:rsid w:val="00A23848"/>
    <w:rsid w:val="00A24167"/>
    <w:rsid w:val="00A26240"/>
    <w:rsid w:val="00A30A13"/>
    <w:rsid w:val="00A30DD3"/>
    <w:rsid w:val="00A3177D"/>
    <w:rsid w:val="00A32453"/>
    <w:rsid w:val="00A33EB9"/>
    <w:rsid w:val="00A3521B"/>
    <w:rsid w:val="00A37711"/>
    <w:rsid w:val="00A435FA"/>
    <w:rsid w:val="00A50031"/>
    <w:rsid w:val="00A503DF"/>
    <w:rsid w:val="00A507A5"/>
    <w:rsid w:val="00A50FA3"/>
    <w:rsid w:val="00A51126"/>
    <w:rsid w:val="00A514C9"/>
    <w:rsid w:val="00A5309E"/>
    <w:rsid w:val="00A535BC"/>
    <w:rsid w:val="00A53EC4"/>
    <w:rsid w:val="00A5746C"/>
    <w:rsid w:val="00A57979"/>
    <w:rsid w:val="00A60757"/>
    <w:rsid w:val="00A624A9"/>
    <w:rsid w:val="00A648B9"/>
    <w:rsid w:val="00A7102E"/>
    <w:rsid w:val="00A73B13"/>
    <w:rsid w:val="00A741FF"/>
    <w:rsid w:val="00A74CF9"/>
    <w:rsid w:val="00A75F0C"/>
    <w:rsid w:val="00A76A70"/>
    <w:rsid w:val="00A80C50"/>
    <w:rsid w:val="00A80F0C"/>
    <w:rsid w:val="00A8126C"/>
    <w:rsid w:val="00A855AF"/>
    <w:rsid w:val="00A85AD5"/>
    <w:rsid w:val="00A90695"/>
    <w:rsid w:val="00A90AD6"/>
    <w:rsid w:val="00A9213A"/>
    <w:rsid w:val="00A9323B"/>
    <w:rsid w:val="00A93283"/>
    <w:rsid w:val="00A9350A"/>
    <w:rsid w:val="00A93F51"/>
    <w:rsid w:val="00A977EC"/>
    <w:rsid w:val="00A97D52"/>
    <w:rsid w:val="00AA03CC"/>
    <w:rsid w:val="00AA5363"/>
    <w:rsid w:val="00AA57C7"/>
    <w:rsid w:val="00AA72EB"/>
    <w:rsid w:val="00AA7326"/>
    <w:rsid w:val="00AB081A"/>
    <w:rsid w:val="00AB11E4"/>
    <w:rsid w:val="00AB1E2B"/>
    <w:rsid w:val="00AB2E94"/>
    <w:rsid w:val="00AC1C90"/>
    <w:rsid w:val="00AC247D"/>
    <w:rsid w:val="00AC29F2"/>
    <w:rsid w:val="00AC3332"/>
    <w:rsid w:val="00AC3688"/>
    <w:rsid w:val="00AC4C98"/>
    <w:rsid w:val="00AC5218"/>
    <w:rsid w:val="00AC7F7C"/>
    <w:rsid w:val="00AD05CB"/>
    <w:rsid w:val="00AD227A"/>
    <w:rsid w:val="00AD37E7"/>
    <w:rsid w:val="00AD3DFA"/>
    <w:rsid w:val="00AD476B"/>
    <w:rsid w:val="00AD4FAD"/>
    <w:rsid w:val="00AD5C8E"/>
    <w:rsid w:val="00AD603B"/>
    <w:rsid w:val="00AD77A3"/>
    <w:rsid w:val="00AE6153"/>
    <w:rsid w:val="00AE66CE"/>
    <w:rsid w:val="00AE6DC9"/>
    <w:rsid w:val="00AE6F0B"/>
    <w:rsid w:val="00AE78C7"/>
    <w:rsid w:val="00AF1BAD"/>
    <w:rsid w:val="00AF27F6"/>
    <w:rsid w:val="00AF3342"/>
    <w:rsid w:val="00AF37DD"/>
    <w:rsid w:val="00AF47D8"/>
    <w:rsid w:val="00AF4C87"/>
    <w:rsid w:val="00AF53CC"/>
    <w:rsid w:val="00AF58EB"/>
    <w:rsid w:val="00AF5C12"/>
    <w:rsid w:val="00AF6CC2"/>
    <w:rsid w:val="00B001EA"/>
    <w:rsid w:val="00B00AC4"/>
    <w:rsid w:val="00B01739"/>
    <w:rsid w:val="00B050CF"/>
    <w:rsid w:val="00B1033C"/>
    <w:rsid w:val="00B130DF"/>
    <w:rsid w:val="00B132D3"/>
    <w:rsid w:val="00B13367"/>
    <w:rsid w:val="00B13813"/>
    <w:rsid w:val="00B13BC9"/>
    <w:rsid w:val="00B15492"/>
    <w:rsid w:val="00B166ED"/>
    <w:rsid w:val="00B20B93"/>
    <w:rsid w:val="00B20CA8"/>
    <w:rsid w:val="00B2301B"/>
    <w:rsid w:val="00B24D7D"/>
    <w:rsid w:val="00B2571E"/>
    <w:rsid w:val="00B25808"/>
    <w:rsid w:val="00B25855"/>
    <w:rsid w:val="00B25A5E"/>
    <w:rsid w:val="00B26D0F"/>
    <w:rsid w:val="00B278AE"/>
    <w:rsid w:val="00B330BF"/>
    <w:rsid w:val="00B34FD8"/>
    <w:rsid w:val="00B42D65"/>
    <w:rsid w:val="00B43342"/>
    <w:rsid w:val="00B4373C"/>
    <w:rsid w:val="00B467A7"/>
    <w:rsid w:val="00B46B66"/>
    <w:rsid w:val="00B478A9"/>
    <w:rsid w:val="00B47A5E"/>
    <w:rsid w:val="00B52422"/>
    <w:rsid w:val="00B60DD3"/>
    <w:rsid w:val="00B60E2A"/>
    <w:rsid w:val="00B634B5"/>
    <w:rsid w:val="00B67693"/>
    <w:rsid w:val="00B70B18"/>
    <w:rsid w:val="00B72D68"/>
    <w:rsid w:val="00B74CAE"/>
    <w:rsid w:val="00B7708B"/>
    <w:rsid w:val="00B77F98"/>
    <w:rsid w:val="00B81D77"/>
    <w:rsid w:val="00B82CE0"/>
    <w:rsid w:val="00B82FC7"/>
    <w:rsid w:val="00B84F2E"/>
    <w:rsid w:val="00B8546F"/>
    <w:rsid w:val="00B86AEB"/>
    <w:rsid w:val="00B86C8C"/>
    <w:rsid w:val="00B90853"/>
    <w:rsid w:val="00B94D2F"/>
    <w:rsid w:val="00B97392"/>
    <w:rsid w:val="00BA1EDC"/>
    <w:rsid w:val="00BA1F31"/>
    <w:rsid w:val="00BA3775"/>
    <w:rsid w:val="00BA53A8"/>
    <w:rsid w:val="00BA55E6"/>
    <w:rsid w:val="00BA58B9"/>
    <w:rsid w:val="00BB03B1"/>
    <w:rsid w:val="00BB0CD9"/>
    <w:rsid w:val="00BB1719"/>
    <w:rsid w:val="00BB2191"/>
    <w:rsid w:val="00BB2DCA"/>
    <w:rsid w:val="00BB38BB"/>
    <w:rsid w:val="00BB5F0F"/>
    <w:rsid w:val="00BB6C7F"/>
    <w:rsid w:val="00BC31F6"/>
    <w:rsid w:val="00BC5365"/>
    <w:rsid w:val="00BC6481"/>
    <w:rsid w:val="00BC6DBC"/>
    <w:rsid w:val="00BD0247"/>
    <w:rsid w:val="00BD0A27"/>
    <w:rsid w:val="00BD0B2C"/>
    <w:rsid w:val="00BD1A29"/>
    <w:rsid w:val="00BD381B"/>
    <w:rsid w:val="00BD3C42"/>
    <w:rsid w:val="00BD4382"/>
    <w:rsid w:val="00BD663F"/>
    <w:rsid w:val="00BD70B1"/>
    <w:rsid w:val="00BE0302"/>
    <w:rsid w:val="00BE124B"/>
    <w:rsid w:val="00BE21E3"/>
    <w:rsid w:val="00BE24B2"/>
    <w:rsid w:val="00BE5B40"/>
    <w:rsid w:val="00BF02B5"/>
    <w:rsid w:val="00BF0A93"/>
    <w:rsid w:val="00BF21A8"/>
    <w:rsid w:val="00BF6741"/>
    <w:rsid w:val="00BF7C4B"/>
    <w:rsid w:val="00C00A41"/>
    <w:rsid w:val="00C00EA6"/>
    <w:rsid w:val="00C01540"/>
    <w:rsid w:val="00C02167"/>
    <w:rsid w:val="00C021DF"/>
    <w:rsid w:val="00C036A6"/>
    <w:rsid w:val="00C03B06"/>
    <w:rsid w:val="00C03D3F"/>
    <w:rsid w:val="00C054D4"/>
    <w:rsid w:val="00C07E9F"/>
    <w:rsid w:val="00C133AB"/>
    <w:rsid w:val="00C14569"/>
    <w:rsid w:val="00C14EA3"/>
    <w:rsid w:val="00C16965"/>
    <w:rsid w:val="00C1735C"/>
    <w:rsid w:val="00C2060B"/>
    <w:rsid w:val="00C21C16"/>
    <w:rsid w:val="00C232F6"/>
    <w:rsid w:val="00C236ED"/>
    <w:rsid w:val="00C244A1"/>
    <w:rsid w:val="00C24B1D"/>
    <w:rsid w:val="00C25936"/>
    <w:rsid w:val="00C26DD4"/>
    <w:rsid w:val="00C27C44"/>
    <w:rsid w:val="00C312C8"/>
    <w:rsid w:val="00C3158D"/>
    <w:rsid w:val="00C31B7A"/>
    <w:rsid w:val="00C358EA"/>
    <w:rsid w:val="00C35DD9"/>
    <w:rsid w:val="00C360D0"/>
    <w:rsid w:val="00C3728F"/>
    <w:rsid w:val="00C412BD"/>
    <w:rsid w:val="00C41F5B"/>
    <w:rsid w:val="00C4299E"/>
    <w:rsid w:val="00C459BE"/>
    <w:rsid w:val="00C47834"/>
    <w:rsid w:val="00C47ABE"/>
    <w:rsid w:val="00C47DDA"/>
    <w:rsid w:val="00C47FF8"/>
    <w:rsid w:val="00C50C70"/>
    <w:rsid w:val="00C5118C"/>
    <w:rsid w:val="00C53B43"/>
    <w:rsid w:val="00C55030"/>
    <w:rsid w:val="00C57B1A"/>
    <w:rsid w:val="00C62F3F"/>
    <w:rsid w:val="00C634A6"/>
    <w:rsid w:val="00C65098"/>
    <w:rsid w:val="00C721CE"/>
    <w:rsid w:val="00C73B40"/>
    <w:rsid w:val="00C75EEB"/>
    <w:rsid w:val="00C768CC"/>
    <w:rsid w:val="00C77516"/>
    <w:rsid w:val="00C81C11"/>
    <w:rsid w:val="00C82379"/>
    <w:rsid w:val="00C834B0"/>
    <w:rsid w:val="00C83574"/>
    <w:rsid w:val="00C837B7"/>
    <w:rsid w:val="00C83856"/>
    <w:rsid w:val="00C92DF1"/>
    <w:rsid w:val="00C94FFA"/>
    <w:rsid w:val="00C963FE"/>
    <w:rsid w:val="00CA3205"/>
    <w:rsid w:val="00CA4429"/>
    <w:rsid w:val="00CA4976"/>
    <w:rsid w:val="00CB0724"/>
    <w:rsid w:val="00CB2301"/>
    <w:rsid w:val="00CB572F"/>
    <w:rsid w:val="00CB7261"/>
    <w:rsid w:val="00CC0266"/>
    <w:rsid w:val="00CC0614"/>
    <w:rsid w:val="00CC0F52"/>
    <w:rsid w:val="00CC658E"/>
    <w:rsid w:val="00CD158C"/>
    <w:rsid w:val="00CD1FEB"/>
    <w:rsid w:val="00CD4627"/>
    <w:rsid w:val="00CD5267"/>
    <w:rsid w:val="00CD5A63"/>
    <w:rsid w:val="00CD6DDF"/>
    <w:rsid w:val="00CE12D8"/>
    <w:rsid w:val="00CE1AC5"/>
    <w:rsid w:val="00CE3338"/>
    <w:rsid w:val="00CE7C46"/>
    <w:rsid w:val="00CF0BC5"/>
    <w:rsid w:val="00CF1B00"/>
    <w:rsid w:val="00CF1F35"/>
    <w:rsid w:val="00CF2058"/>
    <w:rsid w:val="00CF2674"/>
    <w:rsid w:val="00CF3567"/>
    <w:rsid w:val="00CF49E9"/>
    <w:rsid w:val="00CF4B2E"/>
    <w:rsid w:val="00CF5A2F"/>
    <w:rsid w:val="00CF63C5"/>
    <w:rsid w:val="00CF64F2"/>
    <w:rsid w:val="00CF6EF9"/>
    <w:rsid w:val="00CF706E"/>
    <w:rsid w:val="00D01DE8"/>
    <w:rsid w:val="00D0349E"/>
    <w:rsid w:val="00D038A9"/>
    <w:rsid w:val="00D03CB7"/>
    <w:rsid w:val="00D04B39"/>
    <w:rsid w:val="00D05C76"/>
    <w:rsid w:val="00D06594"/>
    <w:rsid w:val="00D12397"/>
    <w:rsid w:val="00D128BF"/>
    <w:rsid w:val="00D12A95"/>
    <w:rsid w:val="00D13255"/>
    <w:rsid w:val="00D13EB7"/>
    <w:rsid w:val="00D16EBC"/>
    <w:rsid w:val="00D20805"/>
    <w:rsid w:val="00D2096C"/>
    <w:rsid w:val="00D20AE9"/>
    <w:rsid w:val="00D21387"/>
    <w:rsid w:val="00D21BC5"/>
    <w:rsid w:val="00D240CE"/>
    <w:rsid w:val="00D248FB"/>
    <w:rsid w:val="00D26127"/>
    <w:rsid w:val="00D26274"/>
    <w:rsid w:val="00D27C12"/>
    <w:rsid w:val="00D30086"/>
    <w:rsid w:val="00D31FF4"/>
    <w:rsid w:val="00D332D3"/>
    <w:rsid w:val="00D33830"/>
    <w:rsid w:val="00D34191"/>
    <w:rsid w:val="00D34CDB"/>
    <w:rsid w:val="00D35B75"/>
    <w:rsid w:val="00D35E1B"/>
    <w:rsid w:val="00D36DC5"/>
    <w:rsid w:val="00D41FF4"/>
    <w:rsid w:val="00D4377C"/>
    <w:rsid w:val="00D44674"/>
    <w:rsid w:val="00D447D8"/>
    <w:rsid w:val="00D46601"/>
    <w:rsid w:val="00D47B6D"/>
    <w:rsid w:val="00D50595"/>
    <w:rsid w:val="00D50E2C"/>
    <w:rsid w:val="00D562EC"/>
    <w:rsid w:val="00D6081E"/>
    <w:rsid w:val="00D60CC1"/>
    <w:rsid w:val="00D6144E"/>
    <w:rsid w:val="00D615CD"/>
    <w:rsid w:val="00D61AAA"/>
    <w:rsid w:val="00D63749"/>
    <w:rsid w:val="00D63CFF"/>
    <w:rsid w:val="00D64D95"/>
    <w:rsid w:val="00D661F4"/>
    <w:rsid w:val="00D70AF0"/>
    <w:rsid w:val="00D71974"/>
    <w:rsid w:val="00D73BDC"/>
    <w:rsid w:val="00D73C57"/>
    <w:rsid w:val="00D7494C"/>
    <w:rsid w:val="00D7796D"/>
    <w:rsid w:val="00D77E04"/>
    <w:rsid w:val="00D823A8"/>
    <w:rsid w:val="00D826DC"/>
    <w:rsid w:val="00D85B7D"/>
    <w:rsid w:val="00D9129A"/>
    <w:rsid w:val="00D92C3D"/>
    <w:rsid w:val="00DA1023"/>
    <w:rsid w:val="00DA143A"/>
    <w:rsid w:val="00DA5C77"/>
    <w:rsid w:val="00DA7B46"/>
    <w:rsid w:val="00DB017D"/>
    <w:rsid w:val="00DB0F71"/>
    <w:rsid w:val="00DB1E81"/>
    <w:rsid w:val="00DB349A"/>
    <w:rsid w:val="00DB3C92"/>
    <w:rsid w:val="00DB42B9"/>
    <w:rsid w:val="00DB5B17"/>
    <w:rsid w:val="00DC3524"/>
    <w:rsid w:val="00DC3944"/>
    <w:rsid w:val="00DC3AD0"/>
    <w:rsid w:val="00DC65A6"/>
    <w:rsid w:val="00DC6F46"/>
    <w:rsid w:val="00DD0094"/>
    <w:rsid w:val="00DD26CA"/>
    <w:rsid w:val="00DD27D8"/>
    <w:rsid w:val="00DD2F58"/>
    <w:rsid w:val="00DD3A2A"/>
    <w:rsid w:val="00DE19DD"/>
    <w:rsid w:val="00DE4FB6"/>
    <w:rsid w:val="00DE5968"/>
    <w:rsid w:val="00DE597A"/>
    <w:rsid w:val="00DE7AB1"/>
    <w:rsid w:val="00DE7CF1"/>
    <w:rsid w:val="00DF0657"/>
    <w:rsid w:val="00DF21B2"/>
    <w:rsid w:val="00E01651"/>
    <w:rsid w:val="00E02B84"/>
    <w:rsid w:val="00E10893"/>
    <w:rsid w:val="00E113A6"/>
    <w:rsid w:val="00E11511"/>
    <w:rsid w:val="00E12E39"/>
    <w:rsid w:val="00E1419C"/>
    <w:rsid w:val="00E145B6"/>
    <w:rsid w:val="00E15194"/>
    <w:rsid w:val="00E152B8"/>
    <w:rsid w:val="00E15797"/>
    <w:rsid w:val="00E16F09"/>
    <w:rsid w:val="00E17EAC"/>
    <w:rsid w:val="00E206CC"/>
    <w:rsid w:val="00E20AA4"/>
    <w:rsid w:val="00E20E02"/>
    <w:rsid w:val="00E22D46"/>
    <w:rsid w:val="00E22F12"/>
    <w:rsid w:val="00E25324"/>
    <w:rsid w:val="00E270A9"/>
    <w:rsid w:val="00E31699"/>
    <w:rsid w:val="00E336EE"/>
    <w:rsid w:val="00E33BCC"/>
    <w:rsid w:val="00E34604"/>
    <w:rsid w:val="00E36244"/>
    <w:rsid w:val="00E41024"/>
    <w:rsid w:val="00E41A26"/>
    <w:rsid w:val="00E420FF"/>
    <w:rsid w:val="00E43757"/>
    <w:rsid w:val="00E43CC5"/>
    <w:rsid w:val="00E465C7"/>
    <w:rsid w:val="00E4684F"/>
    <w:rsid w:val="00E5056B"/>
    <w:rsid w:val="00E53637"/>
    <w:rsid w:val="00E53898"/>
    <w:rsid w:val="00E53C8D"/>
    <w:rsid w:val="00E55531"/>
    <w:rsid w:val="00E569A2"/>
    <w:rsid w:val="00E56D1B"/>
    <w:rsid w:val="00E6095C"/>
    <w:rsid w:val="00E60ED8"/>
    <w:rsid w:val="00E61526"/>
    <w:rsid w:val="00E62D1E"/>
    <w:rsid w:val="00E62ED1"/>
    <w:rsid w:val="00E63975"/>
    <w:rsid w:val="00E64B6A"/>
    <w:rsid w:val="00E666CB"/>
    <w:rsid w:val="00E73B79"/>
    <w:rsid w:val="00E74AFB"/>
    <w:rsid w:val="00E7676F"/>
    <w:rsid w:val="00E76794"/>
    <w:rsid w:val="00E80146"/>
    <w:rsid w:val="00E8059B"/>
    <w:rsid w:val="00E81FEB"/>
    <w:rsid w:val="00E833E4"/>
    <w:rsid w:val="00E83D8E"/>
    <w:rsid w:val="00E846C9"/>
    <w:rsid w:val="00E858FC"/>
    <w:rsid w:val="00E87C10"/>
    <w:rsid w:val="00E91E8A"/>
    <w:rsid w:val="00E941EA"/>
    <w:rsid w:val="00E96515"/>
    <w:rsid w:val="00E976BA"/>
    <w:rsid w:val="00EA2A57"/>
    <w:rsid w:val="00EA3CBD"/>
    <w:rsid w:val="00EA4BFA"/>
    <w:rsid w:val="00EA594E"/>
    <w:rsid w:val="00EB065D"/>
    <w:rsid w:val="00EB1029"/>
    <w:rsid w:val="00EB4319"/>
    <w:rsid w:val="00EB55F6"/>
    <w:rsid w:val="00EB66F6"/>
    <w:rsid w:val="00EB7E6A"/>
    <w:rsid w:val="00EC14D5"/>
    <w:rsid w:val="00EC4203"/>
    <w:rsid w:val="00EC5D2F"/>
    <w:rsid w:val="00ED058D"/>
    <w:rsid w:val="00ED07DD"/>
    <w:rsid w:val="00ED210A"/>
    <w:rsid w:val="00ED2AE8"/>
    <w:rsid w:val="00ED33B4"/>
    <w:rsid w:val="00ED3F1E"/>
    <w:rsid w:val="00ED40F1"/>
    <w:rsid w:val="00ED41FE"/>
    <w:rsid w:val="00ED6109"/>
    <w:rsid w:val="00EE1004"/>
    <w:rsid w:val="00EE32AB"/>
    <w:rsid w:val="00EE3673"/>
    <w:rsid w:val="00EE3839"/>
    <w:rsid w:val="00EE509B"/>
    <w:rsid w:val="00EE58C1"/>
    <w:rsid w:val="00EE5DFF"/>
    <w:rsid w:val="00EE7792"/>
    <w:rsid w:val="00EF1472"/>
    <w:rsid w:val="00EF33B7"/>
    <w:rsid w:val="00EF445F"/>
    <w:rsid w:val="00EF53DF"/>
    <w:rsid w:val="00EF5A37"/>
    <w:rsid w:val="00EF65FA"/>
    <w:rsid w:val="00EF73B7"/>
    <w:rsid w:val="00EF79AE"/>
    <w:rsid w:val="00F00CAF"/>
    <w:rsid w:val="00F01DEE"/>
    <w:rsid w:val="00F026FF"/>
    <w:rsid w:val="00F0495F"/>
    <w:rsid w:val="00F04C9A"/>
    <w:rsid w:val="00F06535"/>
    <w:rsid w:val="00F06F5C"/>
    <w:rsid w:val="00F07556"/>
    <w:rsid w:val="00F07C68"/>
    <w:rsid w:val="00F106DB"/>
    <w:rsid w:val="00F16BEC"/>
    <w:rsid w:val="00F16E72"/>
    <w:rsid w:val="00F210C4"/>
    <w:rsid w:val="00F21FD4"/>
    <w:rsid w:val="00F225D3"/>
    <w:rsid w:val="00F22C33"/>
    <w:rsid w:val="00F22CD7"/>
    <w:rsid w:val="00F2421B"/>
    <w:rsid w:val="00F246B3"/>
    <w:rsid w:val="00F27905"/>
    <w:rsid w:val="00F30403"/>
    <w:rsid w:val="00F33AAB"/>
    <w:rsid w:val="00F33D1E"/>
    <w:rsid w:val="00F3414C"/>
    <w:rsid w:val="00F344B8"/>
    <w:rsid w:val="00F34875"/>
    <w:rsid w:val="00F35280"/>
    <w:rsid w:val="00F35E93"/>
    <w:rsid w:val="00F362B3"/>
    <w:rsid w:val="00F37ED0"/>
    <w:rsid w:val="00F45919"/>
    <w:rsid w:val="00F47CAC"/>
    <w:rsid w:val="00F50913"/>
    <w:rsid w:val="00F534F2"/>
    <w:rsid w:val="00F541F1"/>
    <w:rsid w:val="00F57292"/>
    <w:rsid w:val="00F57AEE"/>
    <w:rsid w:val="00F61662"/>
    <w:rsid w:val="00F61CB6"/>
    <w:rsid w:val="00F64713"/>
    <w:rsid w:val="00F67FC0"/>
    <w:rsid w:val="00F70AF0"/>
    <w:rsid w:val="00F70CEB"/>
    <w:rsid w:val="00F71880"/>
    <w:rsid w:val="00F720DC"/>
    <w:rsid w:val="00F755F5"/>
    <w:rsid w:val="00F75F53"/>
    <w:rsid w:val="00F80CA3"/>
    <w:rsid w:val="00F8143B"/>
    <w:rsid w:val="00F8172B"/>
    <w:rsid w:val="00F81C88"/>
    <w:rsid w:val="00F837BC"/>
    <w:rsid w:val="00F83EF7"/>
    <w:rsid w:val="00F83F09"/>
    <w:rsid w:val="00F86469"/>
    <w:rsid w:val="00F87A3D"/>
    <w:rsid w:val="00F90A27"/>
    <w:rsid w:val="00F90E26"/>
    <w:rsid w:val="00F917CB"/>
    <w:rsid w:val="00F92CED"/>
    <w:rsid w:val="00F9497A"/>
    <w:rsid w:val="00F95B56"/>
    <w:rsid w:val="00F96298"/>
    <w:rsid w:val="00F9677D"/>
    <w:rsid w:val="00FA03D6"/>
    <w:rsid w:val="00FA3A09"/>
    <w:rsid w:val="00FA445A"/>
    <w:rsid w:val="00FA642B"/>
    <w:rsid w:val="00FB0B32"/>
    <w:rsid w:val="00FB4049"/>
    <w:rsid w:val="00FB49DB"/>
    <w:rsid w:val="00FB591D"/>
    <w:rsid w:val="00FB60CE"/>
    <w:rsid w:val="00FB6D6E"/>
    <w:rsid w:val="00FB7E24"/>
    <w:rsid w:val="00FC04DD"/>
    <w:rsid w:val="00FC0C00"/>
    <w:rsid w:val="00FC14F6"/>
    <w:rsid w:val="00FC2C0E"/>
    <w:rsid w:val="00FC6639"/>
    <w:rsid w:val="00FC7B64"/>
    <w:rsid w:val="00FE043E"/>
    <w:rsid w:val="00FE3664"/>
    <w:rsid w:val="00FE4D00"/>
    <w:rsid w:val="00FE6863"/>
    <w:rsid w:val="00FE6DFD"/>
    <w:rsid w:val="00FE6FE0"/>
    <w:rsid w:val="00FE755F"/>
    <w:rsid w:val="00FE75D2"/>
    <w:rsid w:val="00FF060D"/>
    <w:rsid w:val="00FF120B"/>
    <w:rsid w:val="00FF2A22"/>
    <w:rsid w:val="00FF3FF8"/>
    <w:rsid w:val="00FF4B0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4818">
      <o:colormru v:ext="edit" colors="#fc6"/>
      <o:colormenu v:ext="edit" fillcolor="none" strokecolor="none [3213]"/>
    </o:shapedefaults>
    <o:shapelayout v:ext="edit">
      <o:idmap v:ext="edit" data="1"/>
      <o:rules v:ext="edit">
        <o:r id="V:Rule11" type="connector" idref="#_x0000_s1053"/>
        <o:r id="V:Rule12" type="connector" idref="#_x0000_s1035"/>
        <o:r id="V:Rule13" type="connector" idref="#_x0000_s1052"/>
        <o:r id="V:Rule14" type="connector" idref="#_x0000_s1060"/>
        <o:r id="V:Rule15" type="connector" idref="#_x0000_s1051"/>
        <o:r id="V:Rule16" type="connector" idref="#_x0000_s1050"/>
        <o:r id="V:Rule17" type="connector" idref="#_x0000_s1062"/>
        <o:r id="V:Rule18" type="connector" idref="#_x0000_s1054"/>
        <o:r id="V:Rule19" type="connector" idref="#_x0000_s1063"/>
        <o:r id="V:Rule20" type="connector" idref="#_x0000_s1064"/>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0"/>
    <w:lsdException w:name="caption" w:uiPriority="35" w:qFormat="1"/>
    <w:lsdException w:name="footnote reference" w:qFormat="1"/>
    <w:lsdException w:name="annotation reference" w:uiPriority="0"/>
    <w:lsdException w:name="page number" w:uiPriority="0"/>
    <w:lsdException w:name="List Number" w:uiPriority="2"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36541"/>
    <w:rPr>
      <w:sz w:val="24"/>
      <w:szCs w:val="24"/>
    </w:rPr>
  </w:style>
  <w:style w:type="paragraph" w:styleId="berschrift1">
    <w:name w:val="heading 1"/>
    <w:basedOn w:val="Standard"/>
    <w:next w:val="Paragraphe"/>
    <w:link w:val="berschrift1Zchn"/>
    <w:qFormat/>
    <w:rsid w:val="0042721F"/>
    <w:pPr>
      <w:numPr>
        <w:numId w:val="7"/>
      </w:numPr>
      <w:tabs>
        <w:tab w:val="left" w:pos="2410"/>
      </w:tabs>
      <w:spacing w:after="280" w:line="280" w:lineRule="atLeast"/>
      <w:jc w:val="both"/>
      <w:outlineLvl w:val="0"/>
    </w:pPr>
    <w:rPr>
      <w:rFonts w:ascii="Arial" w:hAnsi="Arial"/>
      <w:b/>
      <w:bCs/>
      <w:color w:val="004798"/>
      <w:sz w:val="28"/>
      <w:szCs w:val="28"/>
      <w:lang w:val="en-GB" w:eastAsia="fr-FR"/>
    </w:rPr>
  </w:style>
  <w:style w:type="paragraph" w:styleId="berschrift2">
    <w:name w:val="heading 2"/>
    <w:basedOn w:val="Standard"/>
    <w:next w:val="Paragraphe"/>
    <w:link w:val="berschrift2Zchn"/>
    <w:uiPriority w:val="9"/>
    <w:qFormat/>
    <w:rsid w:val="0042721F"/>
    <w:pPr>
      <w:numPr>
        <w:ilvl w:val="1"/>
        <w:numId w:val="7"/>
      </w:numPr>
      <w:tabs>
        <w:tab w:val="left" w:pos="2552"/>
      </w:tabs>
      <w:spacing w:after="280" w:line="280" w:lineRule="atLeast"/>
      <w:jc w:val="both"/>
      <w:outlineLvl w:val="1"/>
    </w:pPr>
    <w:rPr>
      <w:rFonts w:ascii="Arial" w:hAnsi="Arial"/>
      <w:b/>
      <w:bCs/>
      <w:color w:val="777777"/>
      <w:lang w:val="en-GB" w:eastAsia="fr-FR"/>
    </w:rPr>
  </w:style>
  <w:style w:type="paragraph" w:styleId="berschrift3">
    <w:name w:val="heading 3"/>
    <w:basedOn w:val="Standard"/>
    <w:next w:val="Paragraphe"/>
    <w:link w:val="berschrift3Zchn"/>
    <w:qFormat/>
    <w:rsid w:val="00D6081E"/>
    <w:pPr>
      <w:numPr>
        <w:ilvl w:val="2"/>
        <w:numId w:val="7"/>
      </w:numPr>
      <w:tabs>
        <w:tab w:val="left" w:pos="2693"/>
      </w:tabs>
      <w:spacing w:after="140" w:line="280" w:lineRule="atLeast"/>
      <w:jc w:val="both"/>
      <w:outlineLvl w:val="2"/>
    </w:pPr>
    <w:rPr>
      <w:rFonts w:ascii="Arial" w:hAnsi="Arial"/>
      <w:smallCaps/>
      <w:color w:val="004798"/>
      <w:sz w:val="22"/>
      <w:lang w:val="en-GB" w:eastAsia="fr-FR"/>
    </w:rPr>
  </w:style>
  <w:style w:type="paragraph" w:styleId="berschrift4">
    <w:name w:val="heading 4"/>
    <w:basedOn w:val="Standard"/>
    <w:next w:val="paragraphestitre4"/>
    <w:qFormat/>
    <w:rsid w:val="00FC6639"/>
    <w:pPr>
      <w:numPr>
        <w:ilvl w:val="3"/>
        <w:numId w:val="7"/>
      </w:numPr>
      <w:tabs>
        <w:tab w:val="clear" w:pos="3065"/>
        <w:tab w:val="num" w:pos="1080"/>
      </w:tabs>
      <w:spacing w:after="120" w:line="280" w:lineRule="atLeast"/>
      <w:ind w:left="864"/>
      <w:jc w:val="both"/>
      <w:outlineLvl w:val="3"/>
    </w:pPr>
    <w:rPr>
      <w:rFonts w:ascii="Arial" w:hAnsi="Arial"/>
      <w:i/>
      <w:iCs/>
      <w:smallCaps/>
      <w:color w:val="777777"/>
      <w:sz w:val="20"/>
      <w:szCs w:val="20"/>
      <w:lang w:val="en-GB" w:eastAsia="fr-FR"/>
    </w:rPr>
  </w:style>
  <w:style w:type="paragraph" w:styleId="berschrift5">
    <w:name w:val="heading 5"/>
    <w:aliases w:val="intercalaire"/>
    <w:basedOn w:val="Standard"/>
    <w:next w:val="Standard"/>
    <w:qFormat/>
    <w:rsid w:val="00702DBB"/>
    <w:pPr>
      <w:spacing w:line="280" w:lineRule="atLeast"/>
      <w:jc w:val="right"/>
      <w:outlineLvl w:val="4"/>
    </w:pPr>
    <w:rPr>
      <w:rFonts w:ascii="Arial" w:hAnsi="Arial"/>
      <w:sz w:val="36"/>
      <w:szCs w:val="36"/>
      <w:lang w:val="en-GB" w:eastAsia="fr-FR"/>
    </w:rPr>
  </w:style>
  <w:style w:type="paragraph" w:styleId="berschrift6">
    <w:name w:val="heading 6"/>
    <w:basedOn w:val="Standard"/>
    <w:next w:val="Standard"/>
    <w:qFormat/>
    <w:rsid w:val="00702DBB"/>
    <w:pPr>
      <w:numPr>
        <w:ilvl w:val="5"/>
        <w:numId w:val="1"/>
      </w:numPr>
      <w:spacing w:before="240" w:after="60" w:line="280" w:lineRule="atLeast"/>
      <w:jc w:val="right"/>
      <w:outlineLvl w:val="5"/>
    </w:pPr>
    <w:rPr>
      <w:rFonts w:ascii="Arial" w:hAnsi="Arial"/>
      <w:i/>
      <w:iCs/>
      <w:color w:val="C0C0C0"/>
      <w:sz w:val="16"/>
      <w:szCs w:val="16"/>
      <w:lang w:val="en-GB" w:eastAsia="fr-FR"/>
    </w:rPr>
  </w:style>
  <w:style w:type="paragraph" w:styleId="berschrift7">
    <w:name w:val="heading 7"/>
    <w:basedOn w:val="Standard"/>
    <w:next w:val="Standard"/>
    <w:qFormat/>
    <w:rsid w:val="00702DBB"/>
    <w:pPr>
      <w:numPr>
        <w:ilvl w:val="6"/>
        <w:numId w:val="1"/>
      </w:numPr>
      <w:spacing w:before="240" w:after="60" w:line="280" w:lineRule="atLeast"/>
      <w:jc w:val="right"/>
      <w:outlineLvl w:val="6"/>
    </w:pPr>
    <w:rPr>
      <w:rFonts w:ascii="Arial" w:hAnsi="Arial"/>
      <w:i/>
      <w:iCs/>
      <w:color w:val="C0C0C0"/>
      <w:sz w:val="16"/>
      <w:szCs w:val="16"/>
      <w:lang w:val="en-GB" w:eastAsia="fr-FR"/>
    </w:rPr>
  </w:style>
  <w:style w:type="paragraph" w:styleId="berschrift8">
    <w:name w:val="heading 8"/>
    <w:basedOn w:val="Standard"/>
    <w:next w:val="Standard"/>
    <w:qFormat/>
    <w:rsid w:val="00702DBB"/>
    <w:pPr>
      <w:numPr>
        <w:ilvl w:val="7"/>
        <w:numId w:val="1"/>
      </w:numPr>
      <w:spacing w:before="240" w:after="60" w:line="280" w:lineRule="atLeast"/>
      <w:jc w:val="right"/>
      <w:outlineLvl w:val="7"/>
    </w:pPr>
    <w:rPr>
      <w:rFonts w:ascii="Arial" w:hAnsi="Arial"/>
      <w:i/>
      <w:iCs/>
      <w:color w:val="C0C0C0"/>
      <w:sz w:val="16"/>
      <w:szCs w:val="16"/>
      <w:lang w:val="en-GB" w:eastAsia="fr-FR"/>
    </w:rPr>
  </w:style>
  <w:style w:type="paragraph" w:styleId="berschrift9">
    <w:name w:val="heading 9"/>
    <w:basedOn w:val="Standard"/>
    <w:next w:val="Standard"/>
    <w:qFormat/>
    <w:rsid w:val="00702DBB"/>
    <w:pPr>
      <w:numPr>
        <w:ilvl w:val="8"/>
        <w:numId w:val="1"/>
      </w:numPr>
      <w:spacing w:before="240" w:after="60" w:line="280" w:lineRule="atLeast"/>
      <w:jc w:val="right"/>
      <w:outlineLvl w:val="8"/>
    </w:pPr>
    <w:rPr>
      <w:rFonts w:ascii="Arial" w:hAnsi="Arial"/>
      <w:i/>
      <w:iCs/>
      <w:color w:val="C0C0C0"/>
      <w:sz w:val="16"/>
      <w:szCs w:val="16"/>
      <w:lang w:val="en-GB"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e">
    <w:name w:val="Paragraphe"/>
    <w:basedOn w:val="Standard"/>
    <w:link w:val="ParagrapheCar"/>
    <w:rsid w:val="007123C5"/>
    <w:pPr>
      <w:spacing w:after="120" w:line="280" w:lineRule="atLeast"/>
      <w:ind w:left="2040"/>
      <w:jc w:val="both"/>
    </w:pPr>
    <w:rPr>
      <w:rFonts w:ascii="Arial" w:hAnsi="Arial"/>
      <w:sz w:val="20"/>
      <w:szCs w:val="20"/>
      <w:lang w:val="en-GB" w:eastAsia="fr-FR"/>
    </w:rPr>
  </w:style>
  <w:style w:type="character" w:customStyle="1" w:styleId="ParagrapheCar">
    <w:name w:val="Paragraphe Car"/>
    <w:link w:val="Paragraphe"/>
    <w:rsid w:val="007123C5"/>
    <w:rPr>
      <w:rFonts w:ascii="Arial" w:hAnsi="Arial"/>
      <w:lang w:val="en-GB" w:eastAsia="fr-FR" w:bidi="ar-SA"/>
    </w:rPr>
  </w:style>
  <w:style w:type="paragraph" w:customStyle="1" w:styleId="paragraphestitre4">
    <w:name w:val="paragraphe s/titre 4"/>
    <w:basedOn w:val="Standard"/>
    <w:rsid w:val="00702DBB"/>
    <w:pPr>
      <w:spacing w:line="280" w:lineRule="atLeast"/>
      <w:ind w:left="2693"/>
      <w:jc w:val="both"/>
    </w:pPr>
    <w:rPr>
      <w:rFonts w:ascii="Arial" w:hAnsi="Arial"/>
      <w:sz w:val="20"/>
      <w:szCs w:val="20"/>
      <w:lang w:val="en-GB" w:eastAsia="fr-FR"/>
    </w:rPr>
  </w:style>
  <w:style w:type="character" w:styleId="Funotenzeichen">
    <w:name w:val="footnote reference"/>
    <w:aliases w:val="Footnote Refernece,BVI fnr,Fußnotenzeichen_Raxen,callout,Footnote Reference Number,SUPERS,Footnote symbol,Footnote reference number,Times 10 Point,Exposant 3 Point,EN Footnote Reference,note TESI,-E Fußnotenzeichen,Ref,E,S, BVI fnr,SU"/>
    <w:uiPriority w:val="99"/>
    <w:qFormat/>
    <w:rsid w:val="00702DBB"/>
    <w:rPr>
      <w:rFonts w:ascii="Arial" w:hAnsi="Arial"/>
      <w:position w:val="6"/>
      <w:sz w:val="16"/>
      <w:szCs w:val="16"/>
      <w:vertAlign w:val="superscript"/>
    </w:rPr>
  </w:style>
  <w:style w:type="paragraph" w:styleId="Kopfzeile">
    <w:name w:val="header"/>
    <w:basedOn w:val="Standard"/>
    <w:rsid w:val="00702DBB"/>
    <w:pPr>
      <w:tabs>
        <w:tab w:val="center" w:pos="4819"/>
        <w:tab w:val="right" w:pos="9071"/>
      </w:tabs>
      <w:spacing w:line="280" w:lineRule="atLeast"/>
    </w:pPr>
    <w:rPr>
      <w:rFonts w:ascii="Arial" w:hAnsi="Arial"/>
      <w:sz w:val="20"/>
      <w:szCs w:val="20"/>
      <w:lang w:val="en-GB" w:eastAsia="fr-FR"/>
    </w:rPr>
  </w:style>
  <w:style w:type="paragraph" w:styleId="Funotentext">
    <w:name w:val="footnote text"/>
    <w:aliases w:val="Footnote,Schriftart: 9 pt,Schriftart: 10 pt,Schriftart: 8 pt,Podrozdział,o,Footnote Text Char Char,Fußnote,single space,FOOTNOTES,fn,Char Char Char,Note de bas de page2,Footnotes Char,footnote text Char,Char Cha,f,Car,footnote text"/>
    <w:basedOn w:val="Standard"/>
    <w:link w:val="FunotentextZchn"/>
    <w:uiPriority w:val="99"/>
    <w:qFormat/>
    <w:rsid w:val="00702DBB"/>
    <w:pPr>
      <w:tabs>
        <w:tab w:val="left" w:pos="2155"/>
      </w:tabs>
      <w:ind w:left="2155" w:hanging="170"/>
    </w:pPr>
    <w:rPr>
      <w:rFonts w:ascii="Arial" w:hAnsi="Arial"/>
      <w:sz w:val="16"/>
      <w:szCs w:val="16"/>
      <w:lang w:val="en-GB" w:eastAsia="fr-FR"/>
    </w:rPr>
  </w:style>
  <w:style w:type="paragraph" w:styleId="Fuzeile">
    <w:name w:val="footer"/>
    <w:basedOn w:val="Standard"/>
    <w:link w:val="FuzeileZchn"/>
    <w:uiPriority w:val="99"/>
    <w:rsid w:val="00702DBB"/>
    <w:pPr>
      <w:tabs>
        <w:tab w:val="center" w:pos="4819"/>
        <w:tab w:val="right" w:pos="9071"/>
      </w:tabs>
      <w:spacing w:line="280" w:lineRule="atLeast"/>
    </w:pPr>
    <w:rPr>
      <w:rFonts w:ascii="Arial" w:hAnsi="Arial"/>
      <w:sz w:val="20"/>
      <w:szCs w:val="20"/>
      <w:lang w:val="en-GB" w:eastAsia="fr-FR"/>
    </w:rPr>
  </w:style>
  <w:style w:type="paragraph" w:styleId="Standardeinzug">
    <w:name w:val="Normal Indent"/>
    <w:basedOn w:val="Standard"/>
    <w:rsid w:val="00702DBB"/>
    <w:pPr>
      <w:spacing w:line="280" w:lineRule="atLeast"/>
      <w:ind w:left="2269" w:hanging="284"/>
      <w:jc w:val="both"/>
    </w:pPr>
    <w:rPr>
      <w:rFonts w:ascii="Arial" w:hAnsi="Arial"/>
      <w:sz w:val="20"/>
      <w:szCs w:val="20"/>
      <w:lang w:val="en-GB" w:eastAsia="fr-FR"/>
    </w:rPr>
  </w:style>
  <w:style w:type="paragraph" w:styleId="Verzeichnis1">
    <w:name w:val="toc 1"/>
    <w:basedOn w:val="Standard"/>
    <w:uiPriority w:val="39"/>
    <w:rsid w:val="00702DBB"/>
    <w:pPr>
      <w:tabs>
        <w:tab w:val="left" w:pos="2410"/>
        <w:tab w:val="right" w:pos="9923"/>
      </w:tabs>
      <w:spacing w:before="560" w:after="280" w:line="320" w:lineRule="atLeast"/>
      <w:ind w:left="2410" w:right="851" w:hanging="425"/>
      <w:jc w:val="both"/>
    </w:pPr>
    <w:rPr>
      <w:rFonts w:ascii="Arial" w:hAnsi="Arial"/>
      <w:b/>
      <w:bCs/>
      <w:noProof/>
      <w:sz w:val="28"/>
      <w:szCs w:val="28"/>
      <w:lang w:val="en-GB" w:eastAsia="fr-FR"/>
    </w:rPr>
  </w:style>
  <w:style w:type="paragraph" w:styleId="Verzeichnis4">
    <w:name w:val="toc 4"/>
    <w:basedOn w:val="Standard"/>
    <w:autoRedefine/>
    <w:uiPriority w:val="39"/>
    <w:rsid w:val="00252CBF"/>
    <w:pPr>
      <w:tabs>
        <w:tab w:val="right" w:pos="9923"/>
      </w:tabs>
      <w:spacing w:line="320" w:lineRule="atLeast"/>
      <w:ind w:left="2836" w:right="1134" w:hanging="851"/>
      <w:jc w:val="both"/>
    </w:pPr>
    <w:rPr>
      <w:rFonts w:ascii="Arial" w:hAnsi="Arial"/>
      <w:i/>
      <w:iCs/>
      <w:smallCaps/>
      <w:noProof/>
      <w:sz w:val="20"/>
      <w:szCs w:val="20"/>
      <w:lang w:val="en-GB" w:eastAsia="fr-FR"/>
    </w:rPr>
  </w:style>
  <w:style w:type="paragraph" w:styleId="Verzeichnis5">
    <w:name w:val="toc 5"/>
    <w:basedOn w:val="Standard"/>
    <w:next w:val="Standard"/>
    <w:autoRedefine/>
    <w:semiHidden/>
    <w:rsid w:val="00702DBB"/>
    <w:pPr>
      <w:tabs>
        <w:tab w:val="right" w:pos="9940"/>
      </w:tabs>
      <w:spacing w:before="560" w:after="280" w:line="320" w:lineRule="atLeast"/>
      <w:ind w:left="1985" w:right="851"/>
      <w:jc w:val="both"/>
    </w:pPr>
    <w:rPr>
      <w:rFonts w:ascii="Arial" w:hAnsi="Arial"/>
      <w:b/>
      <w:bCs/>
      <w:noProof/>
      <w:sz w:val="28"/>
      <w:szCs w:val="28"/>
      <w:lang w:val="en-GB" w:eastAsia="fr-FR"/>
    </w:rPr>
  </w:style>
  <w:style w:type="paragraph" w:styleId="Verzeichnis6">
    <w:name w:val="toc 6"/>
    <w:basedOn w:val="Standard"/>
    <w:next w:val="Standard"/>
    <w:autoRedefine/>
    <w:semiHidden/>
    <w:rsid w:val="00702DBB"/>
    <w:pPr>
      <w:spacing w:line="280" w:lineRule="atLeast"/>
      <w:ind w:left="998"/>
      <w:jc w:val="right"/>
    </w:pPr>
    <w:rPr>
      <w:rFonts w:ascii="Arial" w:hAnsi="Arial"/>
      <w:i/>
      <w:iCs/>
      <w:color w:val="C0C0C0"/>
      <w:sz w:val="16"/>
      <w:szCs w:val="16"/>
      <w:lang w:val="en-GB" w:eastAsia="fr-FR"/>
    </w:rPr>
  </w:style>
  <w:style w:type="paragraph" w:styleId="Verzeichnis7">
    <w:name w:val="toc 7"/>
    <w:basedOn w:val="Standard"/>
    <w:next w:val="Standard"/>
    <w:autoRedefine/>
    <w:semiHidden/>
    <w:rsid w:val="00702DBB"/>
    <w:pPr>
      <w:spacing w:line="280" w:lineRule="atLeast"/>
      <w:ind w:left="1202"/>
      <w:jc w:val="right"/>
    </w:pPr>
    <w:rPr>
      <w:rFonts w:ascii="Arial" w:hAnsi="Arial"/>
      <w:i/>
      <w:iCs/>
      <w:color w:val="C0C0C0"/>
      <w:sz w:val="16"/>
      <w:szCs w:val="16"/>
      <w:lang w:val="en-GB" w:eastAsia="fr-FR"/>
    </w:rPr>
  </w:style>
  <w:style w:type="paragraph" w:styleId="Verzeichnis8">
    <w:name w:val="toc 8"/>
    <w:basedOn w:val="Standard"/>
    <w:next w:val="Standard"/>
    <w:autoRedefine/>
    <w:semiHidden/>
    <w:rsid w:val="00702DBB"/>
    <w:pPr>
      <w:spacing w:line="280" w:lineRule="atLeast"/>
      <w:ind w:left="1400"/>
      <w:jc w:val="right"/>
    </w:pPr>
    <w:rPr>
      <w:rFonts w:ascii="Arial" w:hAnsi="Arial"/>
      <w:i/>
      <w:iCs/>
      <w:color w:val="C0C0C0"/>
      <w:sz w:val="16"/>
      <w:szCs w:val="16"/>
      <w:lang w:val="en-GB" w:eastAsia="fr-FR"/>
    </w:rPr>
  </w:style>
  <w:style w:type="paragraph" w:styleId="Verzeichnis9">
    <w:name w:val="toc 9"/>
    <w:basedOn w:val="Standard"/>
    <w:next w:val="Standard"/>
    <w:autoRedefine/>
    <w:semiHidden/>
    <w:rsid w:val="00702DBB"/>
    <w:pPr>
      <w:spacing w:line="280" w:lineRule="atLeast"/>
      <w:ind w:left="1599"/>
      <w:jc w:val="right"/>
    </w:pPr>
    <w:rPr>
      <w:rFonts w:ascii="Arial" w:hAnsi="Arial"/>
      <w:i/>
      <w:iCs/>
      <w:color w:val="C0C0C0"/>
      <w:sz w:val="16"/>
      <w:szCs w:val="16"/>
      <w:lang w:val="en-GB" w:eastAsia="fr-FR"/>
    </w:rPr>
  </w:style>
  <w:style w:type="paragraph" w:customStyle="1" w:styleId="Retrait3">
    <w:name w:val="Retrait 3"/>
    <w:basedOn w:val="retrait2"/>
    <w:rsid w:val="00702DBB"/>
    <w:pPr>
      <w:numPr>
        <w:numId w:val="4"/>
      </w:numPr>
      <w:tabs>
        <w:tab w:val="clear" w:pos="567"/>
        <w:tab w:val="left" w:pos="2835"/>
      </w:tabs>
      <w:ind w:left="2836" w:hanging="284"/>
    </w:pPr>
  </w:style>
  <w:style w:type="paragraph" w:customStyle="1" w:styleId="retrait2">
    <w:name w:val="retrait 2"/>
    <w:basedOn w:val="Standardeinzug"/>
    <w:rsid w:val="00702DBB"/>
    <w:pPr>
      <w:numPr>
        <w:numId w:val="2"/>
      </w:numPr>
      <w:tabs>
        <w:tab w:val="clear" w:pos="851"/>
      </w:tabs>
      <w:ind w:left="2552" w:hanging="284"/>
    </w:pPr>
  </w:style>
  <w:style w:type="character" w:styleId="Hyperlink">
    <w:name w:val="Hyperlink"/>
    <w:aliases w:val="Hyperlink - Header"/>
    <w:uiPriority w:val="99"/>
    <w:rsid w:val="00702DBB"/>
    <w:rPr>
      <w:color w:val="0000FF"/>
      <w:u w:val="single"/>
    </w:rPr>
  </w:style>
  <w:style w:type="paragraph" w:customStyle="1" w:styleId="retrait2titre4">
    <w:name w:val="retrait_2 titre 4"/>
    <w:basedOn w:val="Standard"/>
    <w:rsid w:val="00702DBB"/>
    <w:pPr>
      <w:numPr>
        <w:numId w:val="3"/>
      </w:numPr>
      <w:tabs>
        <w:tab w:val="clear" w:pos="851"/>
        <w:tab w:val="left" w:pos="3260"/>
      </w:tabs>
      <w:spacing w:line="280" w:lineRule="atLeast"/>
      <w:ind w:left="3261" w:hanging="284"/>
      <w:jc w:val="both"/>
    </w:pPr>
    <w:rPr>
      <w:rFonts w:ascii="Arial" w:hAnsi="Arial"/>
      <w:sz w:val="20"/>
      <w:szCs w:val="20"/>
      <w:lang w:val="en-GB" w:eastAsia="fr-FR"/>
    </w:rPr>
  </w:style>
  <w:style w:type="paragraph" w:customStyle="1" w:styleId="retrait3titre4">
    <w:name w:val="retrait_3 titre 4"/>
    <w:basedOn w:val="retrait2titre4"/>
    <w:rsid w:val="00702DBB"/>
    <w:pPr>
      <w:numPr>
        <w:numId w:val="5"/>
      </w:numPr>
      <w:tabs>
        <w:tab w:val="clear" w:pos="360"/>
        <w:tab w:val="clear" w:pos="3260"/>
        <w:tab w:val="left" w:pos="3544"/>
      </w:tabs>
      <w:ind w:left="3544" w:hanging="284"/>
    </w:pPr>
  </w:style>
  <w:style w:type="paragraph" w:customStyle="1" w:styleId="retrait1titre4">
    <w:name w:val="retrait_1 titre 4"/>
    <w:basedOn w:val="paragraphestitre4"/>
    <w:rsid w:val="00702DBB"/>
    <w:pPr>
      <w:numPr>
        <w:numId w:val="6"/>
      </w:numPr>
      <w:tabs>
        <w:tab w:val="clear" w:pos="360"/>
        <w:tab w:val="left" w:pos="2977"/>
      </w:tabs>
      <w:ind w:left="2977" w:hanging="284"/>
    </w:pPr>
  </w:style>
  <w:style w:type="character" w:styleId="Seitenzahl">
    <w:name w:val="page number"/>
    <w:basedOn w:val="Absatz-Standardschriftart"/>
    <w:rsid w:val="00702DBB"/>
  </w:style>
  <w:style w:type="character" w:styleId="Kommentarzeichen">
    <w:name w:val="annotation reference"/>
    <w:rsid w:val="00702DBB"/>
    <w:rPr>
      <w:sz w:val="16"/>
      <w:szCs w:val="16"/>
    </w:rPr>
  </w:style>
  <w:style w:type="paragraph" w:styleId="Kommentartext">
    <w:name w:val="annotation text"/>
    <w:basedOn w:val="Standard"/>
    <w:link w:val="KommentartextZchn"/>
    <w:semiHidden/>
    <w:rsid w:val="00702DBB"/>
    <w:pPr>
      <w:spacing w:line="280" w:lineRule="atLeast"/>
    </w:pPr>
    <w:rPr>
      <w:rFonts w:ascii="Arial" w:hAnsi="Arial"/>
      <w:sz w:val="20"/>
      <w:szCs w:val="20"/>
      <w:lang w:val="en-GB" w:eastAsia="fr-FR"/>
    </w:rPr>
  </w:style>
  <w:style w:type="paragraph" w:customStyle="1" w:styleId="retrait2tableau">
    <w:name w:val="retrait 2 tableau"/>
    <w:basedOn w:val="retrait1tableau"/>
    <w:rsid w:val="00702DBB"/>
    <w:pPr>
      <w:numPr>
        <w:numId w:val="8"/>
      </w:numPr>
      <w:tabs>
        <w:tab w:val="clear" w:pos="1135"/>
      </w:tabs>
      <w:ind w:left="568" w:hanging="284"/>
    </w:pPr>
  </w:style>
  <w:style w:type="paragraph" w:customStyle="1" w:styleId="retrait1tableau">
    <w:name w:val="retrait 1 tableau"/>
    <w:basedOn w:val="Standardeinzug"/>
    <w:rsid w:val="00702DBB"/>
    <w:pPr>
      <w:numPr>
        <w:numId w:val="11"/>
      </w:numPr>
      <w:tabs>
        <w:tab w:val="clear" w:pos="1135"/>
      </w:tabs>
      <w:ind w:left="284" w:hanging="284"/>
    </w:pPr>
  </w:style>
  <w:style w:type="paragraph" w:customStyle="1" w:styleId="Paragraphetableau">
    <w:name w:val="Paragraphe_tableau"/>
    <w:basedOn w:val="Paragraphe"/>
    <w:rsid w:val="00702DBB"/>
    <w:pPr>
      <w:ind w:left="0"/>
    </w:pPr>
  </w:style>
  <w:style w:type="paragraph" w:customStyle="1" w:styleId="retrait1">
    <w:name w:val="retrait 1"/>
    <w:basedOn w:val="Paragraphe"/>
    <w:rsid w:val="00B001EA"/>
    <w:pPr>
      <w:numPr>
        <w:numId w:val="9"/>
      </w:numPr>
      <w:tabs>
        <w:tab w:val="clear" w:pos="851"/>
        <w:tab w:val="left" w:pos="2310"/>
      </w:tabs>
      <w:ind w:left="2269" w:hanging="229"/>
    </w:pPr>
  </w:style>
  <w:style w:type="paragraph" w:customStyle="1" w:styleId="retrait3tableau">
    <w:name w:val="retrait 3 tableau"/>
    <w:basedOn w:val="retrait1tableau"/>
    <w:rsid w:val="00702DBB"/>
    <w:pPr>
      <w:numPr>
        <w:numId w:val="10"/>
      </w:numPr>
      <w:tabs>
        <w:tab w:val="clear" w:pos="1418"/>
      </w:tabs>
      <w:ind w:left="851" w:hanging="284"/>
    </w:pPr>
  </w:style>
  <w:style w:type="paragraph" w:styleId="Sprechblasentext">
    <w:name w:val="Balloon Text"/>
    <w:basedOn w:val="Standard"/>
    <w:semiHidden/>
    <w:rsid w:val="001371CF"/>
    <w:pPr>
      <w:spacing w:line="280" w:lineRule="atLeast"/>
    </w:pPr>
    <w:rPr>
      <w:rFonts w:ascii="Tahoma" w:hAnsi="Tahoma" w:cs="Tahoma"/>
      <w:sz w:val="16"/>
      <w:szCs w:val="16"/>
      <w:lang w:val="en-GB" w:eastAsia="fr-FR"/>
    </w:rPr>
  </w:style>
  <w:style w:type="paragraph" w:customStyle="1" w:styleId="Style1">
    <w:name w:val="Style1"/>
    <w:basedOn w:val="paragraphestitre4"/>
    <w:rsid w:val="0036343D"/>
  </w:style>
  <w:style w:type="paragraph" w:customStyle="1" w:styleId="page1title1">
    <w:name w:val="page1title1"/>
    <w:basedOn w:val="Paragraphe"/>
    <w:rsid w:val="00D823A8"/>
    <w:pPr>
      <w:ind w:left="284"/>
      <w:jc w:val="left"/>
    </w:pPr>
    <w:rPr>
      <w:b/>
      <w:color w:val="004798"/>
      <w:sz w:val="60"/>
    </w:rPr>
  </w:style>
  <w:style w:type="paragraph" w:customStyle="1" w:styleId="puce1">
    <w:name w:val="puce 1"/>
    <w:rsid w:val="000F172E"/>
    <w:pPr>
      <w:numPr>
        <w:numId w:val="12"/>
      </w:numPr>
      <w:spacing w:line="280" w:lineRule="atLeast"/>
      <w:jc w:val="both"/>
    </w:pPr>
    <w:rPr>
      <w:rFonts w:ascii="Arial" w:hAnsi="Arial" w:cs="Arial"/>
      <w:lang w:val="en-GB" w:eastAsia="fr-FR"/>
    </w:rPr>
  </w:style>
  <w:style w:type="paragraph" w:customStyle="1" w:styleId="TableofContents">
    <w:name w:val="Table of Contents"/>
    <w:basedOn w:val="Standard"/>
    <w:rsid w:val="006311A0"/>
    <w:pPr>
      <w:spacing w:after="500" w:line="280" w:lineRule="atLeast"/>
      <w:ind w:left="1985"/>
    </w:pPr>
    <w:rPr>
      <w:rFonts w:ascii="Arial" w:hAnsi="Arial"/>
      <w:color w:val="004798"/>
      <w:spacing w:val="200"/>
      <w:sz w:val="32"/>
      <w:szCs w:val="20"/>
      <w:lang w:val="en-GB" w:eastAsia="fr-FR"/>
    </w:rPr>
  </w:style>
  <w:style w:type="paragraph" w:customStyle="1" w:styleId="NormalCarattere">
    <w:name w:val="Normal Carattere"/>
    <w:basedOn w:val="Standard"/>
    <w:link w:val="NormalCarattereCarattere"/>
    <w:rsid w:val="009C51B8"/>
    <w:pPr>
      <w:spacing w:after="120" w:line="280" w:lineRule="atLeast"/>
      <w:ind w:left="2040"/>
      <w:jc w:val="both"/>
    </w:pPr>
    <w:rPr>
      <w:rFonts w:ascii="Arial" w:hAnsi="Arial"/>
      <w:sz w:val="20"/>
      <w:szCs w:val="20"/>
      <w:lang w:val="en-GB" w:eastAsia="fr-FR"/>
    </w:rPr>
  </w:style>
  <w:style w:type="character" w:customStyle="1" w:styleId="NormalCarattereCarattere">
    <w:name w:val="Normal Carattere Carattere"/>
    <w:link w:val="NormalCarattere"/>
    <w:rsid w:val="009C51B8"/>
    <w:rPr>
      <w:rFonts w:ascii="Arial" w:hAnsi="Arial"/>
      <w:lang w:val="en-GB" w:eastAsia="fr-FR" w:bidi="ar-SA"/>
    </w:rPr>
  </w:style>
  <w:style w:type="paragraph" w:styleId="Textkrper">
    <w:name w:val="Body Text"/>
    <w:basedOn w:val="Standard"/>
    <w:link w:val="TextkrperZchn"/>
    <w:rsid w:val="00C50C70"/>
    <w:pPr>
      <w:spacing w:after="120" w:line="280" w:lineRule="atLeast"/>
    </w:pPr>
    <w:rPr>
      <w:rFonts w:ascii="Arial" w:hAnsi="Arial"/>
      <w:sz w:val="20"/>
      <w:szCs w:val="20"/>
      <w:lang w:val="en-GB" w:eastAsia="fr-FR"/>
    </w:rPr>
  </w:style>
  <w:style w:type="character" w:customStyle="1" w:styleId="TextkrperZchn">
    <w:name w:val="Textkörper Zchn"/>
    <w:link w:val="Textkrper"/>
    <w:rsid w:val="00C50C70"/>
    <w:rPr>
      <w:rFonts w:ascii="Arial" w:hAnsi="Arial"/>
      <w:lang w:val="fr-FR" w:eastAsia="fr-FR" w:bidi="ar-SA"/>
    </w:rPr>
  </w:style>
  <w:style w:type="paragraph" w:styleId="Textkrper3">
    <w:name w:val="Body Text 3"/>
    <w:basedOn w:val="Standard"/>
    <w:rsid w:val="00BA58B9"/>
    <w:pPr>
      <w:spacing w:after="120" w:line="280" w:lineRule="atLeast"/>
    </w:pPr>
    <w:rPr>
      <w:rFonts w:ascii="Arial" w:hAnsi="Arial"/>
      <w:sz w:val="16"/>
      <w:szCs w:val="16"/>
      <w:lang w:val="en-GB" w:eastAsia="fr-FR"/>
    </w:rPr>
  </w:style>
  <w:style w:type="table" w:styleId="Tabellengitternetz">
    <w:name w:val="Table Grid"/>
    <w:basedOn w:val="NormaleTabelle"/>
    <w:rsid w:val="006D71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0">
    <w:name w:val="paragraphe"/>
    <w:basedOn w:val="Standard"/>
    <w:rsid w:val="00AB1E2B"/>
    <w:pPr>
      <w:spacing w:line="280" w:lineRule="atLeast"/>
      <w:jc w:val="both"/>
    </w:pPr>
    <w:rPr>
      <w:rFonts w:ascii="Arial" w:hAnsi="Arial" w:cs="Arial"/>
      <w:sz w:val="20"/>
      <w:lang w:val="en-GB" w:eastAsia="fr-FR"/>
    </w:rPr>
  </w:style>
  <w:style w:type="paragraph" w:styleId="Aufzhlungszeichen">
    <w:name w:val="List Bullet"/>
    <w:basedOn w:val="Standard"/>
    <w:autoRedefine/>
    <w:rsid w:val="00AB1E2B"/>
    <w:pPr>
      <w:numPr>
        <w:numId w:val="13"/>
      </w:numPr>
    </w:pPr>
    <w:rPr>
      <w:rFonts w:ascii="Arial" w:hAnsi="Arial"/>
      <w:sz w:val="20"/>
      <w:szCs w:val="20"/>
      <w:lang w:val="en-GB" w:eastAsia="en-GB"/>
    </w:rPr>
  </w:style>
  <w:style w:type="paragraph" w:customStyle="1" w:styleId="puce">
    <w:name w:val="puce"/>
    <w:basedOn w:val="Aufzhlungszeichen"/>
    <w:rsid w:val="00AB1E2B"/>
    <w:rPr>
      <w:color w:val="000000"/>
    </w:rPr>
  </w:style>
  <w:style w:type="paragraph" w:styleId="StandardWeb">
    <w:name w:val="Normal (Web)"/>
    <w:basedOn w:val="Standard"/>
    <w:uiPriority w:val="99"/>
    <w:rsid w:val="00CF0BC5"/>
    <w:rPr>
      <w:lang w:val="en-GB" w:eastAsia="en-GB"/>
    </w:rPr>
  </w:style>
  <w:style w:type="paragraph" w:customStyle="1" w:styleId="page1title3">
    <w:name w:val="page1title3"/>
    <w:basedOn w:val="page1title1"/>
    <w:rsid w:val="001B1A60"/>
    <w:rPr>
      <w:sz w:val="28"/>
    </w:rPr>
  </w:style>
  <w:style w:type="paragraph" w:customStyle="1" w:styleId="page1title2">
    <w:name w:val="page1title2"/>
    <w:basedOn w:val="page1title3"/>
    <w:rsid w:val="001B1A60"/>
    <w:rPr>
      <w:color w:val="777777"/>
      <w:sz w:val="40"/>
    </w:rPr>
  </w:style>
  <w:style w:type="paragraph" w:customStyle="1" w:styleId="page1title4">
    <w:name w:val="page1title4"/>
    <w:basedOn w:val="page1title2"/>
    <w:rsid w:val="001B1A60"/>
    <w:rPr>
      <w:color w:val="000000"/>
      <w:sz w:val="20"/>
    </w:rPr>
  </w:style>
  <w:style w:type="paragraph" w:customStyle="1" w:styleId="Tabletitle">
    <w:name w:val="Table title"/>
    <w:basedOn w:val="Standard"/>
    <w:rsid w:val="00AE6F0B"/>
    <w:pPr>
      <w:jc w:val="both"/>
    </w:pPr>
    <w:rPr>
      <w:rFonts w:ascii="Arial" w:hAnsi="Arial"/>
      <w:b/>
      <w:bCs/>
      <w:sz w:val="20"/>
      <w:szCs w:val="20"/>
      <w:lang w:val="sv-SE" w:eastAsia="sv-SE"/>
    </w:rPr>
  </w:style>
  <w:style w:type="paragraph" w:customStyle="1" w:styleId="Tabletext">
    <w:name w:val="Table text"/>
    <w:basedOn w:val="Standard"/>
    <w:rsid w:val="00AE6F0B"/>
    <w:pPr>
      <w:jc w:val="both"/>
    </w:pPr>
    <w:rPr>
      <w:rFonts w:ascii="Arial" w:hAnsi="Arial"/>
      <w:sz w:val="20"/>
      <w:szCs w:val="20"/>
      <w:lang w:val="sv-SE" w:eastAsia="sv-SE"/>
    </w:rPr>
  </w:style>
  <w:style w:type="paragraph" w:customStyle="1" w:styleId="NumberedList">
    <w:name w:val="Numbered List"/>
    <w:basedOn w:val="Standard"/>
    <w:rsid w:val="009C51B8"/>
    <w:pPr>
      <w:numPr>
        <w:numId w:val="14"/>
      </w:numPr>
      <w:spacing w:after="60" w:line="280" w:lineRule="atLeast"/>
      <w:jc w:val="both"/>
    </w:pPr>
    <w:rPr>
      <w:rFonts w:ascii="Arial" w:hAnsi="Arial"/>
      <w:sz w:val="20"/>
      <w:szCs w:val="20"/>
      <w:lang w:val="en-GB" w:eastAsia="fr-FR"/>
    </w:rPr>
  </w:style>
  <w:style w:type="paragraph" w:styleId="Kommentarthema">
    <w:name w:val="annotation subject"/>
    <w:basedOn w:val="Kommentartext"/>
    <w:next w:val="Kommentartext"/>
    <w:link w:val="KommentarthemaZchn"/>
    <w:uiPriority w:val="99"/>
    <w:semiHidden/>
    <w:unhideWhenUsed/>
    <w:rsid w:val="00BC6DBC"/>
    <w:rPr>
      <w:b/>
      <w:bCs/>
    </w:rPr>
  </w:style>
  <w:style w:type="character" w:customStyle="1" w:styleId="KommentartextZchn">
    <w:name w:val="Kommentartext Zchn"/>
    <w:link w:val="Kommentartext"/>
    <w:semiHidden/>
    <w:rsid w:val="00BC6DBC"/>
    <w:rPr>
      <w:rFonts w:ascii="Arial" w:hAnsi="Arial"/>
      <w:lang w:val="fr-FR" w:eastAsia="fr-FR"/>
    </w:rPr>
  </w:style>
  <w:style w:type="character" w:customStyle="1" w:styleId="KommentarthemaZchn">
    <w:name w:val="Kommentarthema Zchn"/>
    <w:basedOn w:val="KommentartextZchn"/>
    <w:link w:val="Kommentarthema"/>
    <w:rsid w:val="00BC6DBC"/>
    <w:rPr>
      <w:rFonts w:ascii="Arial" w:hAnsi="Arial"/>
      <w:lang w:val="fr-FR" w:eastAsia="fr-FR"/>
    </w:rPr>
  </w:style>
  <w:style w:type="character" w:customStyle="1" w:styleId="berschrift1Zchn">
    <w:name w:val="Überschrift 1 Zchn"/>
    <w:link w:val="berschrift1"/>
    <w:rsid w:val="00E43757"/>
    <w:rPr>
      <w:rFonts w:ascii="Arial" w:hAnsi="Arial"/>
      <w:b/>
      <w:bCs/>
      <w:color w:val="004798"/>
      <w:sz w:val="28"/>
      <w:szCs w:val="28"/>
      <w:lang w:val="en-GB" w:eastAsia="fr-FR"/>
    </w:rPr>
  </w:style>
  <w:style w:type="character" w:customStyle="1" w:styleId="FuzeileZchn">
    <w:name w:val="Fußzeile Zchn"/>
    <w:link w:val="Fuzeile"/>
    <w:uiPriority w:val="99"/>
    <w:rsid w:val="00A75F0C"/>
    <w:rPr>
      <w:rFonts w:ascii="Arial" w:hAnsi="Arial"/>
      <w:lang w:val="fr-FR" w:eastAsia="fr-FR"/>
    </w:rPr>
  </w:style>
  <w:style w:type="paragraph" w:styleId="Listenabsatz">
    <w:name w:val="List Paragraph"/>
    <w:basedOn w:val="Standard"/>
    <w:uiPriority w:val="34"/>
    <w:qFormat/>
    <w:rsid w:val="00F720DC"/>
    <w:pPr>
      <w:spacing w:line="280" w:lineRule="atLeast"/>
      <w:ind w:left="720"/>
      <w:contextualSpacing/>
    </w:pPr>
    <w:rPr>
      <w:rFonts w:ascii="Arial" w:hAnsi="Arial"/>
      <w:sz w:val="20"/>
      <w:szCs w:val="20"/>
      <w:lang w:val="en-GB" w:eastAsia="fr-FR"/>
    </w:rPr>
  </w:style>
  <w:style w:type="paragraph" w:styleId="berarbeitung">
    <w:name w:val="Revision"/>
    <w:hidden/>
    <w:uiPriority w:val="71"/>
    <w:rsid w:val="00D9129A"/>
    <w:rPr>
      <w:rFonts w:ascii="Arial" w:hAnsi="Arial"/>
      <w:lang w:val="en-GB" w:eastAsia="fr-FR"/>
    </w:rPr>
  </w:style>
  <w:style w:type="paragraph" w:styleId="Beschriftung">
    <w:name w:val="caption"/>
    <w:basedOn w:val="Standard"/>
    <w:next w:val="Standard"/>
    <w:uiPriority w:val="35"/>
    <w:unhideWhenUsed/>
    <w:qFormat/>
    <w:rsid w:val="00B130DF"/>
    <w:pPr>
      <w:spacing w:after="200"/>
    </w:pPr>
    <w:rPr>
      <w:rFonts w:ascii="Arial" w:hAnsi="Arial"/>
      <w:i/>
      <w:iCs/>
      <w:color w:val="1F497D" w:themeColor="text2"/>
      <w:sz w:val="18"/>
      <w:szCs w:val="18"/>
      <w:lang w:val="en-GB" w:eastAsia="fr-FR"/>
    </w:rPr>
  </w:style>
  <w:style w:type="character" w:styleId="BesuchterHyperlink">
    <w:name w:val="FollowedHyperlink"/>
    <w:basedOn w:val="Absatz-Standardschriftart"/>
    <w:uiPriority w:val="99"/>
    <w:semiHidden/>
    <w:unhideWhenUsed/>
    <w:rsid w:val="00637B00"/>
    <w:rPr>
      <w:color w:val="800080" w:themeColor="followedHyperlink"/>
      <w:u w:val="single"/>
    </w:rPr>
  </w:style>
  <w:style w:type="paragraph" w:styleId="Listennummer">
    <w:name w:val="List Number"/>
    <w:basedOn w:val="Standard"/>
    <w:uiPriority w:val="2"/>
    <w:qFormat/>
    <w:rsid w:val="00C35DD9"/>
    <w:pPr>
      <w:numPr>
        <w:numId w:val="15"/>
      </w:numPr>
      <w:spacing w:line="260" w:lineRule="atLeast"/>
      <w:contextualSpacing/>
    </w:pPr>
    <w:rPr>
      <w:rFonts w:ascii="Arial" w:eastAsiaTheme="minorHAnsi" w:hAnsi="Arial" w:cstheme="minorBidi"/>
      <w:sz w:val="20"/>
      <w:szCs w:val="20"/>
      <w:lang w:val="da-DK" w:eastAsia="en-US"/>
    </w:rPr>
  </w:style>
  <w:style w:type="paragraph" w:customStyle="1" w:styleId="Default">
    <w:name w:val="Default"/>
    <w:rsid w:val="00C35DD9"/>
    <w:pPr>
      <w:autoSpaceDE w:val="0"/>
      <w:autoSpaceDN w:val="0"/>
      <w:adjustRightInd w:val="0"/>
    </w:pPr>
    <w:rPr>
      <w:rFonts w:ascii="Calibri" w:eastAsiaTheme="minorHAnsi" w:hAnsi="Calibri" w:cs="Calibri"/>
      <w:color w:val="000000"/>
      <w:sz w:val="24"/>
      <w:szCs w:val="24"/>
      <w:lang w:val="da-DK" w:eastAsia="en-US"/>
    </w:rPr>
  </w:style>
  <w:style w:type="character" w:customStyle="1" w:styleId="FunotentextZchn">
    <w:name w:val="Fußnotentext Zchn"/>
    <w:aliases w:val="Footnote Zchn,Schriftart: 9 pt Zchn,Schriftart: 10 pt Zchn,Schriftart: 8 pt Zchn,Podrozdział Zchn,o Zchn,Footnote Text Char Char Zchn,Fußnote Zchn,single space Zchn,FOOTNOTES Zchn,fn Zchn,Char Char Char Zchn,Note de bas de page2 Zchn"/>
    <w:basedOn w:val="Absatz-Standardschriftart"/>
    <w:link w:val="Funotentext"/>
    <w:uiPriority w:val="99"/>
    <w:rsid w:val="00C35DD9"/>
    <w:rPr>
      <w:rFonts w:ascii="Arial" w:hAnsi="Arial"/>
      <w:sz w:val="16"/>
      <w:szCs w:val="16"/>
      <w:lang w:val="en-GB" w:eastAsia="fr-FR"/>
    </w:rPr>
  </w:style>
  <w:style w:type="character" w:customStyle="1" w:styleId="berschrift2Zchn">
    <w:name w:val="Überschrift 2 Zchn"/>
    <w:basedOn w:val="Absatz-Standardschriftart"/>
    <w:link w:val="berschrift2"/>
    <w:uiPriority w:val="9"/>
    <w:rsid w:val="005973F4"/>
    <w:rPr>
      <w:rFonts w:ascii="Arial" w:hAnsi="Arial"/>
      <w:b/>
      <w:bCs/>
      <w:color w:val="777777"/>
      <w:sz w:val="24"/>
      <w:szCs w:val="24"/>
      <w:lang w:val="en-GB" w:eastAsia="fr-FR"/>
    </w:rPr>
  </w:style>
  <w:style w:type="character" w:customStyle="1" w:styleId="berschrift3Zchn">
    <w:name w:val="Überschrift 3 Zchn"/>
    <w:basedOn w:val="Absatz-Standardschriftart"/>
    <w:link w:val="berschrift3"/>
    <w:rsid w:val="00FF060D"/>
    <w:rPr>
      <w:rFonts w:ascii="Arial" w:hAnsi="Arial"/>
      <w:smallCaps/>
      <w:color w:val="004798"/>
      <w:sz w:val="22"/>
      <w:szCs w:val="24"/>
      <w:lang w:val="en-GB" w:eastAsia="fr-FR"/>
    </w:rPr>
  </w:style>
  <w:style w:type="paragraph" w:styleId="Verzeichnis2">
    <w:name w:val="toc 2"/>
    <w:basedOn w:val="Standard"/>
    <w:next w:val="Standard"/>
    <w:autoRedefine/>
    <w:uiPriority w:val="39"/>
    <w:unhideWhenUsed/>
    <w:rsid w:val="00685072"/>
    <w:pPr>
      <w:tabs>
        <w:tab w:val="left" w:pos="2410"/>
        <w:tab w:val="right" w:pos="9923"/>
      </w:tabs>
      <w:spacing w:after="100"/>
      <w:ind w:left="1985" w:right="284"/>
    </w:pPr>
  </w:style>
  <w:style w:type="paragraph" w:styleId="Verzeichnis3">
    <w:name w:val="toc 3"/>
    <w:basedOn w:val="Standard"/>
    <w:next w:val="Standard"/>
    <w:autoRedefine/>
    <w:uiPriority w:val="39"/>
    <w:unhideWhenUsed/>
    <w:rsid w:val="00685072"/>
    <w:pPr>
      <w:tabs>
        <w:tab w:val="left" w:pos="2410"/>
        <w:tab w:val="left" w:pos="2836"/>
        <w:tab w:val="right" w:pos="9923"/>
      </w:tabs>
      <w:ind w:left="1985" w:right="284"/>
    </w:pPr>
    <w:rPr>
      <w:rFonts w:ascii="Arial" w:hAnsi="Arial" w:cs="Arial"/>
    </w:rPr>
  </w:style>
  <w:style w:type="paragraph" w:styleId="Inhaltsverzeichnisberschrift">
    <w:name w:val="TOC Heading"/>
    <w:basedOn w:val="berschrift1"/>
    <w:next w:val="Standard"/>
    <w:uiPriority w:val="39"/>
    <w:semiHidden/>
    <w:unhideWhenUsed/>
    <w:qFormat/>
    <w:rsid w:val="00FA03D6"/>
    <w:pPr>
      <w:keepNext/>
      <w:keepLines/>
      <w:numPr>
        <w:numId w:val="0"/>
      </w:numPr>
      <w:tabs>
        <w:tab w:val="clear" w:pos="2410"/>
      </w:tabs>
      <w:spacing w:before="480" w:after="0" w:line="276" w:lineRule="auto"/>
      <w:jc w:val="left"/>
      <w:outlineLvl w:val="9"/>
    </w:pPr>
    <w:rPr>
      <w:rFonts w:asciiTheme="majorHAnsi" w:eastAsiaTheme="majorEastAsia" w:hAnsiTheme="majorHAnsi" w:cstheme="majorBidi"/>
      <w:color w:val="365F91" w:themeColor="accent1" w:themeShade="BF"/>
      <w:lang w:val="de-DE" w:eastAsia="en-US"/>
    </w:rPr>
  </w:style>
  <w:style w:type="paragraph" w:styleId="Dokumentstruktur">
    <w:name w:val="Document Map"/>
    <w:basedOn w:val="Standard"/>
    <w:link w:val="DokumentstrukturZchn"/>
    <w:uiPriority w:val="99"/>
    <w:semiHidden/>
    <w:unhideWhenUsed/>
    <w:rsid w:val="000B004E"/>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0B004E"/>
    <w:rPr>
      <w:rFonts w:ascii="Tahoma" w:hAnsi="Tahoma" w:cs="Tahoma"/>
      <w:sz w:val="16"/>
      <w:szCs w:val="16"/>
    </w:rPr>
  </w:style>
  <w:style w:type="character" w:customStyle="1" w:styleId="highlight">
    <w:name w:val="highlight"/>
    <w:basedOn w:val="Absatz-Standardschriftart"/>
    <w:rsid w:val="007732BC"/>
  </w:style>
  <w:style w:type="paragraph" w:customStyle="1" w:styleId="Tableentry">
    <w:name w:val="Table entry"/>
    <w:basedOn w:val="Standard"/>
    <w:qFormat/>
    <w:rsid w:val="00AF1BAD"/>
    <w:pPr>
      <w:snapToGrid w:val="0"/>
      <w:spacing w:before="40" w:after="40"/>
      <w:jc w:val="both"/>
    </w:pPr>
    <w:rPr>
      <w:rFonts w:ascii="Verdana" w:hAnsi="Verdana"/>
      <w:sz w:val="14"/>
      <w:szCs w:val="14"/>
      <w:lang w:val="en-GB" w:eastAsia="en-US"/>
    </w:rPr>
  </w:style>
  <w:style w:type="paragraph" w:customStyle="1" w:styleId="ListDash">
    <w:name w:val="List Dash"/>
    <w:basedOn w:val="Standard"/>
    <w:rsid w:val="002331F2"/>
    <w:pPr>
      <w:numPr>
        <w:numId w:val="18"/>
      </w:numPr>
      <w:spacing w:after="240"/>
      <w:jc w:val="both"/>
    </w:pPr>
    <w:rPr>
      <w:rFonts w:ascii="Verdana" w:hAnsi="Verdana"/>
      <w:sz w:val="20"/>
      <w:szCs w:val="20"/>
      <w:lang w:val="fr-FR" w:eastAsia="en-US"/>
    </w:rPr>
  </w:style>
  <w:style w:type="character" w:customStyle="1" w:styleId="apple-converted-space">
    <w:name w:val="apple-converted-space"/>
    <w:basedOn w:val="Absatz-Standardschriftart"/>
    <w:rsid w:val="00CE3338"/>
  </w:style>
  <w:style w:type="character" w:styleId="Hervorhebung">
    <w:name w:val="Emphasis"/>
    <w:basedOn w:val="Absatz-Standardschriftart"/>
    <w:uiPriority w:val="20"/>
    <w:qFormat/>
    <w:rsid w:val="00CE3338"/>
    <w:rPr>
      <w:i/>
      <w:iCs/>
    </w:rPr>
  </w:style>
  <w:style w:type="paragraph" w:customStyle="1" w:styleId="PartTitle">
    <w:name w:val="PartTitle"/>
    <w:basedOn w:val="Standard"/>
    <w:next w:val="Standard"/>
    <w:rsid w:val="00B81D77"/>
    <w:pPr>
      <w:keepNext/>
      <w:pageBreakBefore/>
      <w:spacing w:after="480"/>
      <w:jc w:val="center"/>
    </w:pPr>
    <w:rPr>
      <w:rFonts w:ascii="Verdana" w:hAnsi="Verdana"/>
      <w:b/>
      <w:sz w:val="36"/>
      <w:szCs w:val="20"/>
      <w:lang w:val="fr-FR" w:eastAsia="en-US"/>
    </w:rPr>
  </w:style>
</w:styles>
</file>

<file path=word/webSettings.xml><?xml version="1.0" encoding="utf-8"?>
<w:webSettings xmlns:r="http://schemas.openxmlformats.org/officeDocument/2006/relationships" xmlns:w="http://schemas.openxmlformats.org/wordprocessingml/2006/main">
  <w:divs>
    <w:div w:id="77480043">
      <w:bodyDiv w:val="1"/>
      <w:marLeft w:val="0"/>
      <w:marRight w:val="0"/>
      <w:marTop w:val="0"/>
      <w:marBottom w:val="0"/>
      <w:divBdr>
        <w:top w:val="none" w:sz="0" w:space="0" w:color="auto"/>
        <w:left w:val="none" w:sz="0" w:space="0" w:color="auto"/>
        <w:bottom w:val="none" w:sz="0" w:space="0" w:color="auto"/>
        <w:right w:val="none" w:sz="0" w:space="0" w:color="auto"/>
      </w:divBdr>
      <w:divsChild>
        <w:div w:id="290091979">
          <w:marLeft w:val="2261"/>
          <w:marRight w:val="0"/>
          <w:marTop w:val="86"/>
          <w:marBottom w:val="0"/>
          <w:divBdr>
            <w:top w:val="none" w:sz="0" w:space="0" w:color="auto"/>
            <w:left w:val="none" w:sz="0" w:space="0" w:color="auto"/>
            <w:bottom w:val="none" w:sz="0" w:space="0" w:color="auto"/>
            <w:right w:val="none" w:sz="0" w:space="0" w:color="auto"/>
          </w:divBdr>
        </w:div>
        <w:div w:id="1592424827">
          <w:marLeft w:val="2261"/>
          <w:marRight w:val="0"/>
          <w:marTop w:val="86"/>
          <w:marBottom w:val="0"/>
          <w:divBdr>
            <w:top w:val="none" w:sz="0" w:space="0" w:color="auto"/>
            <w:left w:val="none" w:sz="0" w:space="0" w:color="auto"/>
            <w:bottom w:val="none" w:sz="0" w:space="0" w:color="auto"/>
            <w:right w:val="none" w:sz="0" w:space="0" w:color="auto"/>
          </w:divBdr>
        </w:div>
      </w:divsChild>
    </w:div>
    <w:div w:id="96996173">
      <w:bodyDiv w:val="1"/>
      <w:marLeft w:val="0"/>
      <w:marRight w:val="0"/>
      <w:marTop w:val="0"/>
      <w:marBottom w:val="0"/>
      <w:divBdr>
        <w:top w:val="none" w:sz="0" w:space="0" w:color="auto"/>
        <w:left w:val="none" w:sz="0" w:space="0" w:color="auto"/>
        <w:bottom w:val="none" w:sz="0" w:space="0" w:color="auto"/>
        <w:right w:val="none" w:sz="0" w:space="0" w:color="auto"/>
      </w:divBdr>
      <w:divsChild>
        <w:div w:id="96364740">
          <w:marLeft w:val="547"/>
          <w:marRight w:val="0"/>
          <w:marTop w:val="144"/>
          <w:marBottom w:val="0"/>
          <w:divBdr>
            <w:top w:val="none" w:sz="0" w:space="0" w:color="auto"/>
            <w:left w:val="none" w:sz="0" w:space="0" w:color="auto"/>
            <w:bottom w:val="none" w:sz="0" w:space="0" w:color="auto"/>
            <w:right w:val="none" w:sz="0" w:space="0" w:color="auto"/>
          </w:divBdr>
        </w:div>
        <w:div w:id="499927847">
          <w:marLeft w:val="1166"/>
          <w:marRight w:val="0"/>
          <w:marTop w:val="125"/>
          <w:marBottom w:val="0"/>
          <w:divBdr>
            <w:top w:val="none" w:sz="0" w:space="0" w:color="auto"/>
            <w:left w:val="none" w:sz="0" w:space="0" w:color="auto"/>
            <w:bottom w:val="none" w:sz="0" w:space="0" w:color="auto"/>
            <w:right w:val="none" w:sz="0" w:space="0" w:color="auto"/>
          </w:divBdr>
        </w:div>
        <w:div w:id="688721234">
          <w:marLeft w:val="1166"/>
          <w:marRight w:val="0"/>
          <w:marTop w:val="125"/>
          <w:marBottom w:val="0"/>
          <w:divBdr>
            <w:top w:val="none" w:sz="0" w:space="0" w:color="auto"/>
            <w:left w:val="none" w:sz="0" w:space="0" w:color="auto"/>
            <w:bottom w:val="none" w:sz="0" w:space="0" w:color="auto"/>
            <w:right w:val="none" w:sz="0" w:space="0" w:color="auto"/>
          </w:divBdr>
        </w:div>
        <w:div w:id="843012188">
          <w:marLeft w:val="547"/>
          <w:marRight w:val="0"/>
          <w:marTop w:val="144"/>
          <w:marBottom w:val="0"/>
          <w:divBdr>
            <w:top w:val="none" w:sz="0" w:space="0" w:color="auto"/>
            <w:left w:val="none" w:sz="0" w:space="0" w:color="auto"/>
            <w:bottom w:val="none" w:sz="0" w:space="0" w:color="auto"/>
            <w:right w:val="none" w:sz="0" w:space="0" w:color="auto"/>
          </w:divBdr>
        </w:div>
        <w:div w:id="1249775010">
          <w:marLeft w:val="1166"/>
          <w:marRight w:val="0"/>
          <w:marTop w:val="125"/>
          <w:marBottom w:val="0"/>
          <w:divBdr>
            <w:top w:val="none" w:sz="0" w:space="0" w:color="auto"/>
            <w:left w:val="none" w:sz="0" w:space="0" w:color="auto"/>
            <w:bottom w:val="none" w:sz="0" w:space="0" w:color="auto"/>
            <w:right w:val="none" w:sz="0" w:space="0" w:color="auto"/>
          </w:divBdr>
        </w:div>
        <w:div w:id="1356418676">
          <w:marLeft w:val="547"/>
          <w:marRight w:val="0"/>
          <w:marTop w:val="144"/>
          <w:marBottom w:val="0"/>
          <w:divBdr>
            <w:top w:val="none" w:sz="0" w:space="0" w:color="auto"/>
            <w:left w:val="none" w:sz="0" w:space="0" w:color="auto"/>
            <w:bottom w:val="none" w:sz="0" w:space="0" w:color="auto"/>
            <w:right w:val="none" w:sz="0" w:space="0" w:color="auto"/>
          </w:divBdr>
        </w:div>
        <w:div w:id="1420710891">
          <w:marLeft w:val="1166"/>
          <w:marRight w:val="0"/>
          <w:marTop w:val="125"/>
          <w:marBottom w:val="0"/>
          <w:divBdr>
            <w:top w:val="none" w:sz="0" w:space="0" w:color="auto"/>
            <w:left w:val="none" w:sz="0" w:space="0" w:color="auto"/>
            <w:bottom w:val="none" w:sz="0" w:space="0" w:color="auto"/>
            <w:right w:val="none" w:sz="0" w:space="0" w:color="auto"/>
          </w:divBdr>
        </w:div>
        <w:div w:id="1492673457">
          <w:marLeft w:val="1166"/>
          <w:marRight w:val="0"/>
          <w:marTop w:val="125"/>
          <w:marBottom w:val="0"/>
          <w:divBdr>
            <w:top w:val="none" w:sz="0" w:space="0" w:color="auto"/>
            <w:left w:val="none" w:sz="0" w:space="0" w:color="auto"/>
            <w:bottom w:val="none" w:sz="0" w:space="0" w:color="auto"/>
            <w:right w:val="none" w:sz="0" w:space="0" w:color="auto"/>
          </w:divBdr>
        </w:div>
      </w:divsChild>
    </w:div>
    <w:div w:id="134414569">
      <w:bodyDiv w:val="1"/>
      <w:marLeft w:val="0"/>
      <w:marRight w:val="0"/>
      <w:marTop w:val="0"/>
      <w:marBottom w:val="0"/>
      <w:divBdr>
        <w:top w:val="none" w:sz="0" w:space="0" w:color="auto"/>
        <w:left w:val="none" w:sz="0" w:space="0" w:color="auto"/>
        <w:bottom w:val="none" w:sz="0" w:space="0" w:color="auto"/>
        <w:right w:val="none" w:sz="0" w:space="0" w:color="auto"/>
      </w:divBdr>
    </w:div>
    <w:div w:id="179900312">
      <w:bodyDiv w:val="1"/>
      <w:marLeft w:val="0"/>
      <w:marRight w:val="0"/>
      <w:marTop w:val="0"/>
      <w:marBottom w:val="0"/>
      <w:divBdr>
        <w:top w:val="none" w:sz="0" w:space="0" w:color="auto"/>
        <w:left w:val="none" w:sz="0" w:space="0" w:color="auto"/>
        <w:bottom w:val="none" w:sz="0" w:space="0" w:color="auto"/>
        <w:right w:val="none" w:sz="0" w:space="0" w:color="auto"/>
      </w:divBdr>
      <w:divsChild>
        <w:div w:id="415171529">
          <w:marLeft w:val="547"/>
          <w:marRight w:val="0"/>
          <w:marTop w:val="144"/>
          <w:marBottom w:val="0"/>
          <w:divBdr>
            <w:top w:val="none" w:sz="0" w:space="0" w:color="auto"/>
            <w:left w:val="none" w:sz="0" w:space="0" w:color="auto"/>
            <w:bottom w:val="none" w:sz="0" w:space="0" w:color="auto"/>
            <w:right w:val="none" w:sz="0" w:space="0" w:color="auto"/>
          </w:divBdr>
        </w:div>
        <w:div w:id="425417438">
          <w:marLeft w:val="547"/>
          <w:marRight w:val="0"/>
          <w:marTop w:val="144"/>
          <w:marBottom w:val="0"/>
          <w:divBdr>
            <w:top w:val="none" w:sz="0" w:space="0" w:color="auto"/>
            <w:left w:val="none" w:sz="0" w:space="0" w:color="auto"/>
            <w:bottom w:val="none" w:sz="0" w:space="0" w:color="auto"/>
            <w:right w:val="none" w:sz="0" w:space="0" w:color="auto"/>
          </w:divBdr>
        </w:div>
        <w:div w:id="658536592">
          <w:marLeft w:val="1166"/>
          <w:marRight w:val="0"/>
          <w:marTop w:val="125"/>
          <w:marBottom w:val="0"/>
          <w:divBdr>
            <w:top w:val="none" w:sz="0" w:space="0" w:color="auto"/>
            <w:left w:val="none" w:sz="0" w:space="0" w:color="auto"/>
            <w:bottom w:val="none" w:sz="0" w:space="0" w:color="auto"/>
            <w:right w:val="none" w:sz="0" w:space="0" w:color="auto"/>
          </w:divBdr>
        </w:div>
        <w:div w:id="790321926">
          <w:marLeft w:val="1166"/>
          <w:marRight w:val="0"/>
          <w:marTop w:val="125"/>
          <w:marBottom w:val="0"/>
          <w:divBdr>
            <w:top w:val="none" w:sz="0" w:space="0" w:color="auto"/>
            <w:left w:val="none" w:sz="0" w:space="0" w:color="auto"/>
            <w:bottom w:val="none" w:sz="0" w:space="0" w:color="auto"/>
            <w:right w:val="none" w:sz="0" w:space="0" w:color="auto"/>
          </w:divBdr>
        </w:div>
        <w:div w:id="1247575165">
          <w:marLeft w:val="1166"/>
          <w:marRight w:val="0"/>
          <w:marTop w:val="125"/>
          <w:marBottom w:val="0"/>
          <w:divBdr>
            <w:top w:val="none" w:sz="0" w:space="0" w:color="auto"/>
            <w:left w:val="none" w:sz="0" w:space="0" w:color="auto"/>
            <w:bottom w:val="none" w:sz="0" w:space="0" w:color="auto"/>
            <w:right w:val="none" w:sz="0" w:space="0" w:color="auto"/>
          </w:divBdr>
        </w:div>
        <w:div w:id="1561021437">
          <w:marLeft w:val="547"/>
          <w:marRight w:val="0"/>
          <w:marTop w:val="144"/>
          <w:marBottom w:val="0"/>
          <w:divBdr>
            <w:top w:val="none" w:sz="0" w:space="0" w:color="auto"/>
            <w:left w:val="none" w:sz="0" w:space="0" w:color="auto"/>
            <w:bottom w:val="none" w:sz="0" w:space="0" w:color="auto"/>
            <w:right w:val="none" w:sz="0" w:space="0" w:color="auto"/>
          </w:divBdr>
        </w:div>
      </w:divsChild>
    </w:div>
    <w:div w:id="207954979">
      <w:bodyDiv w:val="1"/>
      <w:marLeft w:val="0"/>
      <w:marRight w:val="0"/>
      <w:marTop w:val="0"/>
      <w:marBottom w:val="0"/>
      <w:divBdr>
        <w:top w:val="none" w:sz="0" w:space="0" w:color="auto"/>
        <w:left w:val="none" w:sz="0" w:space="0" w:color="auto"/>
        <w:bottom w:val="none" w:sz="0" w:space="0" w:color="auto"/>
        <w:right w:val="none" w:sz="0" w:space="0" w:color="auto"/>
      </w:divBdr>
      <w:divsChild>
        <w:div w:id="1042560350">
          <w:marLeft w:val="576"/>
          <w:marRight w:val="0"/>
          <w:marTop w:val="96"/>
          <w:marBottom w:val="0"/>
          <w:divBdr>
            <w:top w:val="none" w:sz="0" w:space="0" w:color="auto"/>
            <w:left w:val="none" w:sz="0" w:space="0" w:color="auto"/>
            <w:bottom w:val="none" w:sz="0" w:space="0" w:color="auto"/>
            <w:right w:val="none" w:sz="0" w:space="0" w:color="auto"/>
          </w:divBdr>
        </w:div>
        <w:div w:id="1752117048">
          <w:marLeft w:val="576"/>
          <w:marRight w:val="0"/>
          <w:marTop w:val="96"/>
          <w:marBottom w:val="0"/>
          <w:divBdr>
            <w:top w:val="none" w:sz="0" w:space="0" w:color="auto"/>
            <w:left w:val="none" w:sz="0" w:space="0" w:color="auto"/>
            <w:bottom w:val="none" w:sz="0" w:space="0" w:color="auto"/>
            <w:right w:val="none" w:sz="0" w:space="0" w:color="auto"/>
          </w:divBdr>
        </w:div>
      </w:divsChild>
    </w:div>
    <w:div w:id="262423766">
      <w:bodyDiv w:val="1"/>
      <w:marLeft w:val="0"/>
      <w:marRight w:val="0"/>
      <w:marTop w:val="0"/>
      <w:marBottom w:val="0"/>
      <w:divBdr>
        <w:top w:val="none" w:sz="0" w:space="0" w:color="auto"/>
        <w:left w:val="none" w:sz="0" w:space="0" w:color="auto"/>
        <w:bottom w:val="none" w:sz="0" w:space="0" w:color="auto"/>
        <w:right w:val="none" w:sz="0" w:space="0" w:color="auto"/>
      </w:divBdr>
      <w:divsChild>
        <w:div w:id="2029944481">
          <w:marLeft w:val="2261"/>
          <w:marRight w:val="0"/>
          <w:marTop w:val="86"/>
          <w:marBottom w:val="0"/>
          <w:divBdr>
            <w:top w:val="none" w:sz="0" w:space="0" w:color="auto"/>
            <w:left w:val="none" w:sz="0" w:space="0" w:color="auto"/>
            <w:bottom w:val="none" w:sz="0" w:space="0" w:color="auto"/>
            <w:right w:val="none" w:sz="0" w:space="0" w:color="auto"/>
          </w:divBdr>
        </w:div>
      </w:divsChild>
    </w:div>
    <w:div w:id="331840670">
      <w:bodyDiv w:val="1"/>
      <w:marLeft w:val="0"/>
      <w:marRight w:val="0"/>
      <w:marTop w:val="0"/>
      <w:marBottom w:val="0"/>
      <w:divBdr>
        <w:top w:val="none" w:sz="0" w:space="0" w:color="auto"/>
        <w:left w:val="none" w:sz="0" w:space="0" w:color="auto"/>
        <w:bottom w:val="none" w:sz="0" w:space="0" w:color="auto"/>
        <w:right w:val="none" w:sz="0" w:space="0" w:color="auto"/>
      </w:divBdr>
    </w:div>
    <w:div w:id="339241280">
      <w:bodyDiv w:val="1"/>
      <w:marLeft w:val="0"/>
      <w:marRight w:val="0"/>
      <w:marTop w:val="0"/>
      <w:marBottom w:val="0"/>
      <w:divBdr>
        <w:top w:val="none" w:sz="0" w:space="0" w:color="auto"/>
        <w:left w:val="none" w:sz="0" w:space="0" w:color="auto"/>
        <w:bottom w:val="none" w:sz="0" w:space="0" w:color="auto"/>
        <w:right w:val="none" w:sz="0" w:space="0" w:color="auto"/>
      </w:divBdr>
    </w:div>
    <w:div w:id="435295080">
      <w:bodyDiv w:val="1"/>
      <w:marLeft w:val="0"/>
      <w:marRight w:val="0"/>
      <w:marTop w:val="0"/>
      <w:marBottom w:val="0"/>
      <w:divBdr>
        <w:top w:val="none" w:sz="0" w:space="0" w:color="auto"/>
        <w:left w:val="none" w:sz="0" w:space="0" w:color="auto"/>
        <w:bottom w:val="none" w:sz="0" w:space="0" w:color="auto"/>
        <w:right w:val="none" w:sz="0" w:space="0" w:color="auto"/>
      </w:divBdr>
    </w:div>
    <w:div w:id="534923489">
      <w:bodyDiv w:val="1"/>
      <w:marLeft w:val="0"/>
      <w:marRight w:val="0"/>
      <w:marTop w:val="0"/>
      <w:marBottom w:val="0"/>
      <w:divBdr>
        <w:top w:val="none" w:sz="0" w:space="0" w:color="auto"/>
        <w:left w:val="none" w:sz="0" w:space="0" w:color="auto"/>
        <w:bottom w:val="none" w:sz="0" w:space="0" w:color="auto"/>
        <w:right w:val="none" w:sz="0" w:space="0" w:color="auto"/>
      </w:divBdr>
      <w:divsChild>
        <w:div w:id="1146438712">
          <w:marLeft w:val="576"/>
          <w:marRight w:val="0"/>
          <w:marTop w:val="96"/>
          <w:marBottom w:val="0"/>
          <w:divBdr>
            <w:top w:val="none" w:sz="0" w:space="0" w:color="auto"/>
            <w:left w:val="none" w:sz="0" w:space="0" w:color="auto"/>
            <w:bottom w:val="none" w:sz="0" w:space="0" w:color="auto"/>
            <w:right w:val="none" w:sz="0" w:space="0" w:color="auto"/>
          </w:divBdr>
        </w:div>
        <w:div w:id="757215223">
          <w:marLeft w:val="576"/>
          <w:marRight w:val="0"/>
          <w:marTop w:val="96"/>
          <w:marBottom w:val="0"/>
          <w:divBdr>
            <w:top w:val="none" w:sz="0" w:space="0" w:color="auto"/>
            <w:left w:val="none" w:sz="0" w:space="0" w:color="auto"/>
            <w:bottom w:val="none" w:sz="0" w:space="0" w:color="auto"/>
            <w:right w:val="none" w:sz="0" w:space="0" w:color="auto"/>
          </w:divBdr>
        </w:div>
      </w:divsChild>
    </w:div>
    <w:div w:id="572547895">
      <w:bodyDiv w:val="1"/>
      <w:marLeft w:val="0"/>
      <w:marRight w:val="0"/>
      <w:marTop w:val="0"/>
      <w:marBottom w:val="0"/>
      <w:divBdr>
        <w:top w:val="none" w:sz="0" w:space="0" w:color="auto"/>
        <w:left w:val="none" w:sz="0" w:space="0" w:color="auto"/>
        <w:bottom w:val="none" w:sz="0" w:space="0" w:color="auto"/>
        <w:right w:val="none" w:sz="0" w:space="0" w:color="auto"/>
      </w:divBdr>
      <w:divsChild>
        <w:div w:id="108597650">
          <w:marLeft w:val="0"/>
          <w:marRight w:val="0"/>
          <w:marTop w:val="0"/>
          <w:marBottom w:val="0"/>
          <w:divBdr>
            <w:top w:val="none" w:sz="0" w:space="0" w:color="auto"/>
            <w:left w:val="none" w:sz="0" w:space="0" w:color="auto"/>
            <w:bottom w:val="none" w:sz="0" w:space="0" w:color="auto"/>
            <w:right w:val="none" w:sz="0" w:space="0" w:color="auto"/>
          </w:divBdr>
          <w:divsChild>
            <w:div w:id="526676083">
              <w:marLeft w:val="0"/>
              <w:marRight w:val="0"/>
              <w:marTop w:val="450"/>
              <w:marBottom w:val="0"/>
              <w:divBdr>
                <w:top w:val="none" w:sz="0" w:space="0" w:color="auto"/>
                <w:left w:val="none" w:sz="0" w:space="0" w:color="auto"/>
                <w:bottom w:val="none" w:sz="0" w:space="0" w:color="auto"/>
                <w:right w:val="none" w:sz="0" w:space="0" w:color="auto"/>
              </w:divBdr>
              <w:divsChild>
                <w:div w:id="1486358543">
                  <w:marLeft w:val="0"/>
                  <w:marRight w:val="0"/>
                  <w:marTop w:val="0"/>
                  <w:marBottom w:val="0"/>
                  <w:divBdr>
                    <w:top w:val="none" w:sz="0" w:space="0" w:color="auto"/>
                    <w:left w:val="none" w:sz="0" w:space="0" w:color="auto"/>
                    <w:bottom w:val="none" w:sz="0" w:space="0" w:color="auto"/>
                    <w:right w:val="none" w:sz="0" w:space="0" w:color="auto"/>
                  </w:divBdr>
                  <w:divsChild>
                    <w:div w:id="1376925422">
                      <w:marLeft w:val="0"/>
                      <w:marRight w:val="0"/>
                      <w:marTop w:val="0"/>
                      <w:marBottom w:val="0"/>
                      <w:divBdr>
                        <w:top w:val="none" w:sz="0" w:space="0" w:color="auto"/>
                        <w:left w:val="none" w:sz="0" w:space="0" w:color="auto"/>
                        <w:bottom w:val="none" w:sz="0" w:space="0" w:color="auto"/>
                        <w:right w:val="none" w:sz="0" w:space="0" w:color="auto"/>
                      </w:divBdr>
                      <w:divsChild>
                        <w:div w:id="692614481">
                          <w:marLeft w:val="0"/>
                          <w:marRight w:val="0"/>
                          <w:marTop w:val="0"/>
                          <w:marBottom w:val="0"/>
                          <w:divBdr>
                            <w:top w:val="none" w:sz="0" w:space="0" w:color="auto"/>
                            <w:left w:val="none" w:sz="0" w:space="0" w:color="auto"/>
                            <w:bottom w:val="none" w:sz="0" w:space="0" w:color="auto"/>
                            <w:right w:val="none" w:sz="0" w:space="0" w:color="auto"/>
                          </w:divBdr>
                          <w:divsChild>
                            <w:div w:id="1800807191">
                              <w:marLeft w:val="150"/>
                              <w:marRight w:val="150"/>
                              <w:marTop w:val="150"/>
                              <w:marBottom w:val="150"/>
                              <w:divBdr>
                                <w:top w:val="none" w:sz="0" w:space="0" w:color="auto"/>
                                <w:left w:val="none" w:sz="0" w:space="0" w:color="auto"/>
                                <w:bottom w:val="none" w:sz="0" w:space="0" w:color="auto"/>
                                <w:right w:val="none" w:sz="0" w:space="0" w:color="auto"/>
                              </w:divBdr>
                              <w:divsChild>
                                <w:div w:id="894125837">
                                  <w:marLeft w:val="0"/>
                                  <w:marRight w:val="0"/>
                                  <w:marTop w:val="0"/>
                                  <w:marBottom w:val="0"/>
                                  <w:divBdr>
                                    <w:top w:val="none" w:sz="0" w:space="0" w:color="auto"/>
                                    <w:left w:val="none" w:sz="0" w:space="0" w:color="auto"/>
                                    <w:bottom w:val="none" w:sz="0" w:space="0" w:color="auto"/>
                                    <w:right w:val="none" w:sz="0" w:space="0" w:color="auto"/>
                                  </w:divBdr>
                                  <w:divsChild>
                                    <w:div w:id="468476843">
                                      <w:marLeft w:val="0"/>
                                      <w:marRight w:val="0"/>
                                      <w:marTop w:val="0"/>
                                      <w:marBottom w:val="0"/>
                                      <w:divBdr>
                                        <w:top w:val="none" w:sz="0" w:space="0" w:color="auto"/>
                                        <w:left w:val="none" w:sz="0" w:space="0" w:color="auto"/>
                                        <w:bottom w:val="none" w:sz="0" w:space="0" w:color="auto"/>
                                        <w:right w:val="none" w:sz="0" w:space="0" w:color="auto"/>
                                      </w:divBdr>
                                      <w:divsChild>
                                        <w:div w:id="1854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522786">
      <w:bodyDiv w:val="1"/>
      <w:marLeft w:val="0"/>
      <w:marRight w:val="0"/>
      <w:marTop w:val="0"/>
      <w:marBottom w:val="0"/>
      <w:divBdr>
        <w:top w:val="none" w:sz="0" w:space="0" w:color="auto"/>
        <w:left w:val="none" w:sz="0" w:space="0" w:color="auto"/>
        <w:bottom w:val="none" w:sz="0" w:space="0" w:color="auto"/>
        <w:right w:val="none" w:sz="0" w:space="0" w:color="auto"/>
      </w:divBdr>
    </w:div>
    <w:div w:id="647519160">
      <w:bodyDiv w:val="1"/>
      <w:marLeft w:val="0"/>
      <w:marRight w:val="0"/>
      <w:marTop w:val="0"/>
      <w:marBottom w:val="0"/>
      <w:divBdr>
        <w:top w:val="none" w:sz="0" w:space="0" w:color="auto"/>
        <w:left w:val="none" w:sz="0" w:space="0" w:color="auto"/>
        <w:bottom w:val="none" w:sz="0" w:space="0" w:color="auto"/>
        <w:right w:val="none" w:sz="0" w:space="0" w:color="auto"/>
      </w:divBdr>
      <w:divsChild>
        <w:div w:id="1386879574">
          <w:marLeft w:val="1411"/>
          <w:marRight w:val="0"/>
          <w:marTop w:val="96"/>
          <w:marBottom w:val="0"/>
          <w:divBdr>
            <w:top w:val="none" w:sz="0" w:space="0" w:color="auto"/>
            <w:left w:val="none" w:sz="0" w:space="0" w:color="auto"/>
            <w:bottom w:val="none" w:sz="0" w:space="0" w:color="auto"/>
            <w:right w:val="none" w:sz="0" w:space="0" w:color="auto"/>
          </w:divBdr>
        </w:div>
        <w:div w:id="1936086894">
          <w:marLeft w:val="1411"/>
          <w:marRight w:val="0"/>
          <w:marTop w:val="96"/>
          <w:marBottom w:val="0"/>
          <w:divBdr>
            <w:top w:val="none" w:sz="0" w:space="0" w:color="auto"/>
            <w:left w:val="none" w:sz="0" w:space="0" w:color="auto"/>
            <w:bottom w:val="none" w:sz="0" w:space="0" w:color="auto"/>
            <w:right w:val="none" w:sz="0" w:space="0" w:color="auto"/>
          </w:divBdr>
        </w:div>
      </w:divsChild>
    </w:div>
    <w:div w:id="730421594">
      <w:bodyDiv w:val="1"/>
      <w:marLeft w:val="0"/>
      <w:marRight w:val="0"/>
      <w:marTop w:val="0"/>
      <w:marBottom w:val="0"/>
      <w:divBdr>
        <w:top w:val="none" w:sz="0" w:space="0" w:color="auto"/>
        <w:left w:val="none" w:sz="0" w:space="0" w:color="auto"/>
        <w:bottom w:val="none" w:sz="0" w:space="0" w:color="auto"/>
        <w:right w:val="none" w:sz="0" w:space="0" w:color="auto"/>
      </w:divBdr>
    </w:div>
    <w:div w:id="738863742">
      <w:bodyDiv w:val="1"/>
      <w:marLeft w:val="0"/>
      <w:marRight w:val="0"/>
      <w:marTop w:val="0"/>
      <w:marBottom w:val="0"/>
      <w:divBdr>
        <w:top w:val="none" w:sz="0" w:space="0" w:color="auto"/>
        <w:left w:val="none" w:sz="0" w:space="0" w:color="auto"/>
        <w:bottom w:val="none" w:sz="0" w:space="0" w:color="auto"/>
        <w:right w:val="none" w:sz="0" w:space="0" w:color="auto"/>
      </w:divBdr>
      <w:divsChild>
        <w:div w:id="47385981">
          <w:marLeft w:val="1570"/>
          <w:marRight w:val="0"/>
          <w:marTop w:val="96"/>
          <w:marBottom w:val="0"/>
          <w:divBdr>
            <w:top w:val="none" w:sz="0" w:space="0" w:color="auto"/>
            <w:left w:val="none" w:sz="0" w:space="0" w:color="auto"/>
            <w:bottom w:val="none" w:sz="0" w:space="0" w:color="auto"/>
            <w:right w:val="none" w:sz="0" w:space="0" w:color="auto"/>
          </w:divBdr>
        </w:div>
        <w:div w:id="2033217362">
          <w:marLeft w:val="2419"/>
          <w:marRight w:val="0"/>
          <w:marTop w:val="86"/>
          <w:marBottom w:val="0"/>
          <w:divBdr>
            <w:top w:val="none" w:sz="0" w:space="0" w:color="auto"/>
            <w:left w:val="none" w:sz="0" w:space="0" w:color="auto"/>
            <w:bottom w:val="none" w:sz="0" w:space="0" w:color="auto"/>
            <w:right w:val="none" w:sz="0" w:space="0" w:color="auto"/>
          </w:divBdr>
        </w:div>
        <w:div w:id="1107969688">
          <w:marLeft w:val="1570"/>
          <w:marRight w:val="0"/>
          <w:marTop w:val="96"/>
          <w:marBottom w:val="0"/>
          <w:divBdr>
            <w:top w:val="none" w:sz="0" w:space="0" w:color="auto"/>
            <w:left w:val="none" w:sz="0" w:space="0" w:color="auto"/>
            <w:bottom w:val="none" w:sz="0" w:space="0" w:color="auto"/>
            <w:right w:val="none" w:sz="0" w:space="0" w:color="auto"/>
          </w:divBdr>
        </w:div>
        <w:div w:id="1696686049">
          <w:marLeft w:val="2419"/>
          <w:marRight w:val="0"/>
          <w:marTop w:val="86"/>
          <w:marBottom w:val="0"/>
          <w:divBdr>
            <w:top w:val="none" w:sz="0" w:space="0" w:color="auto"/>
            <w:left w:val="none" w:sz="0" w:space="0" w:color="auto"/>
            <w:bottom w:val="none" w:sz="0" w:space="0" w:color="auto"/>
            <w:right w:val="none" w:sz="0" w:space="0" w:color="auto"/>
          </w:divBdr>
        </w:div>
        <w:div w:id="1536039461">
          <w:marLeft w:val="1570"/>
          <w:marRight w:val="0"/>
          <w:marTop w:val="96"/>
          <w:marBottom w:val="0"/>
          <w:divBdr>
            <w:top w:val="none" w:sz="0" w:space="0" w:color="auto"/>
            <w:left w:val="none" w:sz="0" w:space="0" w:color="auto"/>
            <w:bottom w:val="none" w:sz="0" w:space="0" w:color="auto"/>
            <w:right w:val="none" w:sz="0" w:space="0" w:color="auto"/>
          </w:divBdr>
        </w:div>
        <w:div w:id="311956687">
          <w:marLeft w:val="2419"/>
          <w:marRight w:val="0"/>
          <w:marTop w:val="86"/>
          <w:marBottom w:val="0"/>
          <w:divBdr>
            <w:top w:val="none" w:sz="0" w:space="0" w:color="auto"/>
            <w:left w:val="none" w:sz="0" w:space="0" w:color="auto"/>
            <w:bottom w:val="none" w:sz="0" w:space="0" w:color="auto"/>
            <w:right w:val="none" w:sz="0" w:space="0" w:color="auto"/>
          </w:divBdr>
        </w:div>
        <w:div w:id="1306660488">
          <w:marLeft w:val="2419"/>
          <w:marRight w:val="0"/>
          <w:marTop w:val="86"/>
          <w:marBottom w:val="0"/>
          <w:divBdr>
            <w:top w:val="none" w:sz="0" w:space="0" w:color="auto"/>
            <w:left w:val="none" w:sz="0" w:space="0" w:color="auto"/>
            <w:bottom w:val="none" w:sz="0" w:space="0" w:color="auto"/>
            <w:right w:val="none" w:sz="0" w:space="0" w:color="auto"/>
          </w:divBdr>
        </w:div>
        <w:div w:id="2141917707">
          <w:marLeft w:val="2419"/>
          <w:marRight w:val="0"/>
          <w:marTop w:val="86"/>
          <w:marBottom w:val="0"/>
          <w:divBdr>
            <w:top w:val="none" w:sz="0" w:space="0" w:color="auto"/>
            <w:left w:val="none" w:sz="0" w:space="0" w:color="auto"/>
            <w:bottom w:val="none" w:sz="0" w:space="0" w:color="auto"/>
            <w:right w:val="none" w:sz="0" w:space="0" w:color="auto"/>
          </w:divBdr>
        </w:div>
      </w:divsChild>
    </w:div>
    <w:div w:id="748426312">
      <w:bodyDiv w:val="1"/>
      <w:marLeft w:val="0"/>
      <w:marRight w:val="0"/>
      <w:marTop w:val="0"/>
      <w:marBottom w:val="0"/>
      <w:divBdr>
        <w:top w:val="none" w:sz="0" w:space="0" w:color="auto"/>
        <w:left w:val="none" w:sz="0" w:space="0" w:color="auto"/>
        <w:bottom w:val="none" w:sz="0" w:space="0" w:color="auto"/>
        <w:right w:val="none" w:sz="0" w:space="0" w:color="auto"/>
      </w:divBdr>
    </w:div>
    <w:div w:id="812523162">
      <w:bodyDiv w:val="1"/>
      <w:marLeft w:val="0"/>
      <w:marRight w:val="0"/>
      <w:marTop w:val="0"/>
      <w:marBottom w:val="0"/>
      <w:divBdr>
        <w:top w:val="none" w:sz="0" w:space="0" w:color="auto"/>
        <w:left w:val="none" w:sz="0" w:space="0" w:color="auto"/>
        <w:bottom w:val="none" w:sz="0" w:space="0" w:color="auto"/>
        <w:right w:val="none" w:sz="0" w:space="0" w:color="auto"/>
      </w:divBdr>
    </w:div>
    <w:div w:id="827130721">
      <w:bodyDiv w:val="1"/>
      <w:marLeft w:val="0"/>
      <w:marRight w:val="0"/>
      <w:marTop w:val="0"/>
      <w:marBottom w:val="0"/>
      <w:divBdr>
        <w:top w:val="none" w:sz="0" w:space="0" w:color="auto"/>
        <w:left w:val="none" w:sz="0" w:space="0" w:color="auto"/>
        <w:bottom w:val="none" w:sz="0" w:space="0" w:color="auto"/>
        <w:right w:val="none" w:sz="0" w:space="0" w:color="auto"/>
      </w:divBdr>
      <w:divsChild>
        <w:div w:id="741289985">
          <w:marLeft w:val="576"/>
          <w:marRight w:val="0"/>
          <w:marTop w:val="96"/>
          <w:marBottom w:val="0"/>
          <w:divBdr>
            <w:top w:val="none" w:sz="0" w:space="0" w:color="auto"/>
            <w:left w:val="none" w:sz="0" w:space="0" w:color="auto"/>
            <w:bottom w:val="none" w:sz="0" w:space="0" w:color="auto"/>
            <w:right w:val="none" w:sz="0" w:space="0" w:color="auto"/>
          </w:divBdr>
        </w:div>
        <w:div w:id="648218279">
          <w:marLeft w:val="576"/>
          <w:marRight w:val="0"/>
          <w:marTop w:val="96"/>
          <w:marBottom w:val="0"/>
          <w:divBdr>
            <w:top w:val="none" w:sz="0" w:space="0" w:color="auto"/>
            <w:left w:val="none" w:sz="0" w:space="0" w:color="auto"/>
            <w:bottom w:val="none" w:sz="0" w:space="0" w:color="auto"/>
            <w:right w:val="none" w:sz="0" w:space="0" w:color="auto"/>
          </w:divBdr>
        </w:div>
      </w:divsChild>
    </w:div>
    <w:div w:id="887960794">
      <w:bodyDiv w:val="1"/>
      <w:marLeft w:val="0"/>
      <w:marRight w:val="0"/>
      <w:marTop w:val="0"/>
      <w:marBottom w:val="0"/>
      <w:divBdr>
        <w:top w:val="none" w:sz="0" w:space="0" w:color="auto"/>
        <w:left w:val="none" w:sz="0" w:space="0" w:color="auto"/>
        <w:bottom w:val="none" w:sz="0" w:space="0" w:color="auto"/>
        <w:right w:val="none" w:sz="0" w:space="0" w:color="auto"/>
      </w:divBdr>
    </w:div>
    <w:div w:id="1065109213">
      <w:bodyDiv w:val="1"/>
      <w:marLeft w:val="0"/>
      <w:marRight w:val="0"/>
      <w:marTop w:val="0"/>
      <w:marBottom w:val="0"/>
      <w:divBdr>
        <w:top w:val="none" w:sz="0" w:space="0" w:color="auto"/>
        <w:left w:val="none" w:sz="0" w:space="0" w:color="auto"/>
        <w:bottom w:val="none" w:sz="0" w:space="0" w:color="auto"/>
        <w:right w:val="none" w:sz="0" w:space="0" w:color="auto"/>
      </w:divBdr>
    </w:div>
    <w:div w:id="1447190485">
      <w:bodyDiv w:val="1"/>
      <w:marLeft w:val="0"/>
      <w:marRight w:val="0"/>
      <w:marTop w:val="0"/>
      <w:marBottom w:val="0"/>
      <w:divBdr>
        <w:top w:val="none" w:sz="0" w:space="0" w:color="auto"/>
        <w:left w:val="none" w:sz="0" w:space="0" w:color="auto"/>
        <w:bottom w:val="none" w:sz="0" w:space="0" w:color="auto"/>
        <w:right w:val="none" w:sz="0" w:space="0" w:color="auto"/>
      </w:divBdr>
    </w:div>
    <w:div w:id="1545020571">
      <w:bodyDiv w:val="1"/>
      <w:marLeft w:val="0"/>
      <w:marRight w:val="0"/>
      <w:marTop w:val="0"/>
      <w:marBottom w:val="0"/>
      <w:divBdr>
        <w:top w:val="none" w:sz="0" w:space="0" w:color="auto"/>
        <w:left w:val="none" w:sz="0" w:space="0" w:color="auto"/>
        <w:bottom w:val="none" w:sz="0" w:space="0" w:color="auto"/>
        <w:right w:val="none" w:sz="0" w:space="0" w:color="auto"/>
      </w:divBdr>
    </w:div>
    <w:div w:id="1571501564">
      <w:bodyDiv w:val="1"/>
      <w:marLeft w:val="0"/>
      <w:marRight w:val="0"/>
      <w:marTop w:val="0"/>
      <w:marBottom w:val="0"/>
      <w:divBdr>
        <w:top w:val="none" w:sz="0" w:space="0" w:color="auto"/>
        <w:left w:val="none" w:sz="0" w:space="0" w:color="auto"/>
        <w:bottom w:val="none" w:sz="0" w:space="0" w:color="auto"/>
        <w:right w:val="none" w:sz="0" w:space="0" w:color="auto"/>
      </w:divBdr>
      <w:divsChild>
        <w:div w:id="193076297">
          <w:marLeft w:val="1411"/>
          <w:marRight w:val="0"/>
          <w:marTop w:val="96"/>
          <w:marBottom w:val="0"/>
          <w:divBdr>
            <w:top w:val="none" w:sz="0" w:space="0" w:color="auto"/>
            <w:left w:val="none" w:sz="0" w:space="0" w:color="auto"/>
            <w:bottom w:val="none" w:sz="0" w:space="0" w:color="auto"/>
            <w:right w:val="none" w:sz="0" w:space="0" w:color="auto"/>
          </w:divBdr>
        </w:div>
        <w:div w:id="695232493">
          <w:marLeft w:val="2261"/>
          <w:marRight w:val="0"/>
          <w:marTop w:val="86"/>
          <w:marBottom w:val="0"/>
          <w:divBdr>
            <w:top w:val="none" w:sz="0" w:space="0" w:color="auto"/>
            <w:left w:val="none" w:sz="0" w:space="0" w:color="auto"/>
            <w:bottom w:val="none" w:sz="0" w:space="0" w:color="auto"/>
            <w:right w:val="none" w:sz="0" w:space="0" w:color="auto"/>
          </w:divBdr>
        </w:div>
        <w:div w:id="482821769">
          <w:marLeft w:val="2261"/>
          <w:marRight w:val="0"/>
          <w:marTop w:val="86"/>
          <w:marBottom w:val="0"/>
          <w:divBdr>
            <w:top w:val="none" w:sz="0" w:space="0" w:color="auto"/>
            <w:left w:val="none" w:sz="0" w:space="0" w:color="auto"/>
            <w:bottom w:val="none" w:sz="0" w:space="0" w:color="auto"/>
            <w:right w:val="none" w:sz="0" w:space="0" w:color="auto"/>
          </w:divBdr>
        </w:div>
        <w:div w:id="78215739">
          <w:marLeft w:val="1411"/>
          <w:marRight w:val="0"/>
          <w:marTop w:val="96"/>
          <w:marBottom w:val="0"/>
          <w:divBdr>
            <w:top w:val="none" w:sz="0" w:space="0" w:color="auto"/>
            <w:left w:val="none" w:sz="0" w:space="0" w:color="auto"/>
            <w:bottom w:val="none" w:sz="0" w:space="0" w:color="auto"/>
            <w:right w:val="none" w:sz="0" w:space="0" w:color="auto"/>
          </w:divBdr>
        </w:div>
        <w:div w:id="1593735919">
          <w:marLeft w:val="2261"/>
          <w:marRight w:val="0"/>
          <w:marTop w:val="86"/>
          <w:marBottom w:val="0"/>
          <w:divBdr>
            <w:top w:val="none" w:sz="0" w:space="0" w:color="auto"/>
            <w:left w:val="none" w:sz="0" w:space="0" w:color="auto"/>
            <w:bottom w:val="none" w:sz="0" w:space="0" w:color="auto"/>
            <w:right w:val="none" w:sz="0" w:space="0" w:color="auto"/>
          </w:divBdr>
        </w:div>
        <w:div w:id="1045526014">
          <w:marLeft w:val="2261"/>
          <w:marRight w:val="0"/>
          <w:marTop w:val="86"/>
          <w:marBottom w:val="0"/>
          <w:divBdr>
            <w:top w:val="none" w:sz="0" w:space="0" w:color="auto"/>
            <w:left w:val="none" w:sz="0" w:space="0" w:color="auto"/>
            <w:bottom w:val="none" w:sz="0" w:space="0" w:color="auto"/>
            <w:right w:val="none" w:sz="0" w:space="0" w:color="auto"/>
          </w:divBdr>
        </w:div>
        <w:div w:id="726412962">
          <w:marLeft w:val="2261"/>
          <w:marRight w:val="0"/>
          <w:marTop w:val="86"/>
          <w:marBottom w:val="0"/>
          <w:divBdr>
            <w:top w:val="none" w:sz="0" w:space="0" w:color="auto"/>
            <w:left w:val="none" w:sz="0" w:space="0" w:color="auto"/>
            <w:bottom w:val="none" w:sz="0" w:space="0" w:color="auto"/>
            <w:right w:val="none" w:sz="0" w:space="0" w:color="auto"/>
          </w:divBdr>
        </w:div>
        <w:div w:id="344132801">
          <w:marLeft w:val="2261"/>
          <w:marRight w:val="0"/>
          <w:marTop w:val="86"/>
          <w:marBottom w:val="0"/>
          <w:divBdr>
            <w:top w:val="none" w:sz="0" w:space="0" w:color="auto"/>
            <w:left w:val="none" w:sz="0" w:space="0" w:color="auto"/>
            <w:bottom w:val="none" w:sz="0" w:space="0" w:color="auto"/>
            <w:right w:val="none" w:sz="0" w:space="0" w:color="auto"/>
          </w:divBdr>
        </w:div>
      </w:divsChild>
    </w:div>
    <w:div w:id="1604456939">
      <w:bodyDiv w:val="1"/>
      <w:marLeft w:val="0"/>
      <w:marRight w:val="0"/>
      <w:marTop w:val="0"/>
      <w:marBottom w:val="0"/>
      <w:divBdr>
        <w:top w:val="none" w:sz="0" w:space="0" w:color="auto"/>
        <w:left w:val="none" w:sz="0" w:space="0" w:color="auto"/>
        <w:bottom w:val="none" w:sz="0" w:space="0" w:color="auto"/>
        <w:right w:val="none" w:sz="0" w:space="0" w:color="auto"/>
      </w:divBdr>
      <w:divsChild>
        <w:div w:id="785739681">
          <w:marLeft w:val="2146"/>
          <w:marRight w:val="0"/>
          <w:marTop w:val="96"/>
          <w:marBottom w:val="0"/>
          <w:divBdr>
            <w:top w:val="none" w:sz="0" w:space="0" w:color="auto"/>
            <w:left w:val="none" w:sz="0" w:space="0" w:color="auto"/>
            <w:bottom w:val="none" w:sz="0" w:space="0" w:color="auto"/>
            <w:right w:val="none" w:sz="0" w:space="0" w:color="auto"/>
          </w:divBdr>
        </w:div>
        <w:div w:id="197132566">
          <w:marLeft w:val="2419"/>
          <w:marRight w:val="0"/>
          <w:marTop w:val="86"/>
          <w:marBottom w:val="0"/>
          <w:divBdr>
            <w:top w:val="none" w:sz="0" w:space="0" w:color="auto"/>
            <w:left w:val="none" w:sz="0" w:space="0" w:color="auto"/>
            <w:bottom w:val="none" w:sz="0" w:space="0" w:color="auto"/>
            <w:right w:val="none" w:sz="0" w:space="0" w:color="auto"/>
          </w:divBdr>
        </w:div>
        <w:div w:id="1045642715">
          <w:marLeft w:val="2419"/>
          <w:marRight w:val="0"/>
          <w:marTop w:val="86"/>
          <w:marBottom w:val="0"/>
          <w:divBdr>
            <w:top w:val="none" w:sz="0" w:space="0" w:color="auto"/>
            <w:left w:val="none" w:sz="0" w:space="0" w:color="auto"/>
            <w:bottom w:val="none" w:sz="0" w:space="0" w:color="auto"/>
            <w:right w:val="none" w:sz="0" w:space="0" w:color="auto"/>
          </w:divBdr>
        </w:div>
        <w:div w:id="96145282">
          <w:marLeft w:val="2419"/>
          <w:marRight w:val="0"/>
          <w:marTop w:val="86"/>
          <w:marBottom w:val="0"/>
          <w:divBdr>
            <w:top w:val="none" w:sz="0" w:space="0" w:color="auto"/>
            <w:left w:val="none" w:sz="0" w:space="0" w:color="auto"/>
            <w:bottom w:val="none" w:sz="0" w:space="0" w:color="auto"/>
            <w:right w:val="none" w:sz="0" w:space="0" w:color="auto"/>
          </w:divBdr>
        </w:div>
        <w:div w:id="1791821535">
          <w:marLeft w:val="1570"/>
          <w:marRight w:val="0"/>
          <w:marTop w:val="96"/>
          <w:marBottom w:val="0"/>
          <w:divBdr>
            <w:top w:val="none" w:sz="0" w:space="0" w:color="auto"/>
            <w:left w:val="none" w:sz="0" w:space="0" w:color="auto"/>
            <w:bottom w:val="none" w:sz="0" w:space="0" w:color="auto"/>
            <w:right w:val="none" w:sz="0" w:space="0" w:color="auto"/>
          </w:divBdr>
        </w:div>
        <w:div w:id="299503903">
          <w:marLeft w:val="2261"/>
          <w:marRight w:val="0"/>
          <w:marTop w:val="86"/>
          <w:marBottom w:val="0"/>
          <w:divBdr>
            <w:top w:val="none" w:sz="0" w:space="0" w:color="auto"/>
            <w:left w:val="none" w:sz="0" w:space="0" w:color="auto"/>
            <w:bottom w:val="none" w:sz="0" w:space="0" w:color="auto"/>
            <w:right w:val="none" w:sz="0" w:space="0" w:color="auto"/>
          </w:divBdr>
        </w:div>
        <w:div w:id="1535121142">
          <w:marLeft w:val="2261"/>
          <w:marRight w:val="0"/>
          <w:marTop w:val="86"/>
          <w:marBottom w:val="0"/>
          <w:divBdr>
            <w:top w:val="none" w:sz="0" w:space="0" w:color="auto"/>
            <w:left w:val="none" w:sz="0" w:space="0" w:color="auto"/>
            <w:bottom w:val="none" w:sz="0" w:space="0" w:color="auto"/>
            <w:right w:val="none" w:sz="0" w:space="0" w:color="auto"/>
          </w:divBdr>
        </w:div>
        <w:div w:id="2046906563">
          <w:marLeft w:val="2261"/>
          <w:marRight w:val="0"/>
          <w:marTop w:val="86"/>
          <w:marBottom w:val="0"/>
          <w:divBdr>
            <w:top w:val="none" w:sz="0" w:space="0" w:color="auto"/>
            <w:left w:val="none" w:sz="0" w:space="0" w:color="auto"/>
            <w:bottom w:val="none" w:sz="0" w:space="0" w:color="auto"/>
            <w:right w:val="none" w:sz="0" w:space="0" w:color="auto"/>
          </w:divBdr>
        </w:div>
      </w:divsChild>
    </w:div>
    <w:div w:id="1662201333">
      <w:bodyDiv w:val="1"/>
      <w:marLeft w:val="0"/>
      <w:marRight w:val="0"/>
      <w:marTop w:val="0"/>
      <w:marBottom w:val="0"/>
      <w:divBdr>
        <w:top w:val="none" w:sz="0" w:space="0" w:color="auto"/>
        <w:left w:val="none" w:sz="0" w:space="0" w:color="auto"/>
        <w:bottom w:val="none" w:sz="0" w:space="0" w:color="auto"/>
        <w:right w:val="none" w:sz="0" w:space="0" w:color="auto"/>
      </w:divBdr>
      <w:divsChild>
        <w:div w:id="1157764865">
          <w:marLeft w:val="576"/>
          <w:marRight w:val="0"/>
          <w:marTop w:val="96"/>
          <w:marBottom w:val="0"/>
          <w:divBdr>
            <w:top w:val="none" w:sz="0" w:space="0" w:color="auto"/>
            <w:left w:val="none" w:sz="0" w:space="0" w:color="auto"/>
            <w:bottom w:val="none" w:sz="0" w:space="0" w:color="auto"/>
            <w:right w:val="none" w:sz="0" w:space="0" w:color="auto"/>
          </w:divBdr>
        </w:div>
        <w:div w:id="16124198">
          <w:marLeft w:val="576"/>
          <w:marRight w:val="0"/>
          <w:marTop w:val="96"/>
          <w:marBottom w:val="0"/>
          <w:divBdr>
            <w:top w:val="none" w:sz="0" w:space="0" w:color="auto"/>
            <w:left w:val="none" w:sz="0" w:space="0" w:color="auto"/>
            <w:bottom w:val="none" w:sz="0" w:space="0" w:color="auto"/>
            <w:right w:val="none" w:sz="0" w:space="0" w:color="auto"/>
          </w:divBdr>
        </w:div>
        <w:div w:id="77681118">
          <w:marLeft w:val="576"/>
          <w:marRight w:val="0"/>
          <w:marTop w:val="96"/>
          <w:marBottom w:val="0"/>
          <w:divBdr>
            <w:top w:val="none" w:sz="0" w:space="0" w:color="auto"/>
            <w:left w:val="none" w:sz="0" w:space="0" w:color="auto"/>
            <w:bottom w:val="none" w:sz="0" w:space="0" w:color="auto"/>
            <w:right w:val="none" w:sz="0" w:space="0" w:color="auto"/>
          </w:divBdr>
        </w:div>
      </w:divsChild>
    </w:div>
    <w:div w:id="1681423910">
      <w:bodyDiv w:val="1"/>
      <w:marLeft w:val="0"/>
      <w:marRight w:val="0"/>
      <w:marTop w:val="0"/>
      <w:marBottom w:val="0"/>
      <w:divBdr>
        <w:top w:val="none" w:sz="0" w:space="0" w:color="auto"/>
        <w:left w:val="none" w:sz="0" w:space="0" w:color="auto"/>
        <w:bottom w:val="none" w:sz="0" w:space="0" w:color="auto"/>
        <w:right w:val="none" w:sz="0" w:space="0" w:color="auto"/>
      </w:divBdr>
      <w:divsChild>
        <w:div w:id="1166170267">
          <w:marLeft w:val="576"/>
          <w:marRight w:val="0"/>
          <w:marTop w:val="96"/>
          <w:marBottom w:val="0"/>
          <w:divBdr>
            <w:top w:val="none" w:sz="0" w:space="0" w:color="auto"/>
            <w:left w:val="none" w:sz="0" w:space="0" w:color="auto"/>
            <w:bottom w:val="none" w:sz="0" w:space="0" w:color="auto"/>
            <w:right w:val="none" w:sz="0" w:space="0" w:color="auto"/>
          </w:divBdr>
        </w:div>
        <w:div w:id="1683126903">
          <w:marLeft w:val="576"/>
          <w:marRight w:val="0"/>
          <w:marTop w:val="96"/>
          <w:marBottom w:val="0"/>
          <w:divBdr>
            <w:top w:val="none" w:sz="0" w:space="0" w:color="auto"/>
            <w:left w:val="none" w:sz="0" w:space="0" w:color="auto"/>
            <w:bottom w:val="none" w:sz="0" w:space="0" w:color="auto"/>
            <w:right w:val="none" w:sz="0" w:space="0" w:color="auto"/>
          </w:divBdr>
        </w:div>
      </w:divsChild>
    </w:div>
    <w:div w:id="1915890567">
      <w:bodyDiv w:val="1"/>
      <w:marLeft w:val="0"/>
      <w:marRight w:val="0"/>
      <w:marTop w:val="0"/>
      <w:marBottom w:val="0"/>
      <w:divBdr>
        <w:top w:val="none" w:sz="0" w:space="0" w:color="auto"/>
        <w:left w:val="none" w:sz="0" w:space="0" w:color="auto"/>
        <w:bottom w:val="none" w:sz="0" w:space="0" w:color="auto"/>
        <w:right w:val="none" w:sz="0" w:space="0" w:color="auto"/>
      </w:divBdr>
      <w:divsChild>
        <w:div w:id="1167670147">
          <w:marLeft w:val="547"/>
          <w:marRight w:val="0"/>
          <w:marTop w:val="0"/>
          <w:marBottom w:val="0"/>
          <w:divBdr>
            <w:top w:val="none" w:sz="0" w:space="0" w:color="auto"/>
            <w:left w:val="none" w:sz="0" w:space="0" w:color="auto"/>
            <w:bottom w:val="none" w:sz="0" w:space="0" w:color="auto"/>
            <w:right w:val="none" w:sz="0" w:space="0" w:color="auto"/>
          </w:divBdr>
        </w:div>
        <w:div w:id="171140699">
          <w:marLeft w:val="547"/>
          <w:marRight w:val="0"/>
          <w:marTop w:val="0"/>
          <w:marBottom w:val="0"/>
          <w:divBdr>
            <w:top w:val="none" w:sz="0" w:space="0" w:color="auto"/>
            <w:left w:val="none" w:sz="0" w:space="0" w:color="auto"/>
            <w:bottom w:val="none" w:sz="0" w:space="0" w:color="auto"/>
            <w:right w:val="none" w:sz="0" w:space="0" w:color="auto"/>
          </w:divBdr>
        </w:div>
        <w:div w:id="500972491">
          <w:marLeft w:val="1166"/>
          <w:marRight w:val="0"/>
          <w:marTop w:val="0"/>
          <w:marBottom w:val="0"/>
          <w:divBdr>
            <w:top w:val="none" w:sz="0" w:space="0" w:color="auto"/>
            <w:left w:val="none" w:sz="0" w:space="0" w:color="auto"/>
            <w:bottom w:val="none" w:sz="0" w:space="0" w:color="auto"/>
            <w:right w:val="none" w:sz="0" w:space="0" w:color="auto"/>
          </w:divBdr>
        </w:div>
        <w:div w:id="1885174038">
          <w:marLeft w:val="1166"/>
          <w:marRight w:val="0"/>
          <w:marTop w:val="0"/>
          <w:marBottom w:val="0"/>
          <w:divBdr>
            <w:top w:val="none" w:sz="0" w:space="0" w:color="auto"/>
            <w:left w:val="none" w:sz="0" w:space="0" w:color="auto"/>
            <w:bottom w:val="none" w:sz="0" w:space="0" w:color="auto"/>
            <w:right w:val="none" w:sz="0" w:space="0" w:color="auto"/>
          </w:divBdr>
        </w:div>
        <w:div w:id="480582438">
          <w:marLeft w:val="547"/>
          <w:marRight w:val="0"/>
          <w:marTop w:val="0"/>
          <w:marBottom w:val="0"/>
          <w:divBdr>
            <w:top w:val="none" w:sz="0" w:space="0" w:color="auto"/>
            <w:left w:val="none" w:sz="0" w:space="0" w:color="auto"/>
            <w:bottom w:val="none" w:sz="0" w:space="0" w:color="auto"/>
            <w:right w:val="none" w:sz="0" w:space="0" w:color="auto"/>
          </w:divBdr>
        </w:div>
        <w:div w:id="910849780">
          <w:marLeft w:val="1166"/>
          <w:marRight w:val="0"/>
          <w:marTop w:val="0"/>
          <w:marBottom w:val="0"/>
          <w:divBdr>
            <w:top w:val="none" w:sz="0" w:space="0" w:color="auto"/>
            <w:left w:val="none" w:sz="0" w:space="0" w:color="auto"/>
            <w:bottom w:val="none" w:sz="0" w:space="0" w:color="auto"/>
            <w:right w:val="none" w:sz="0" w:space="0" w:color="auto"/>
          </w:divBdr>
        </w:div>
        <w:div w:id="720860618">
          <w:marLeft w:val="1166"/>
          <w:marRight w:val="0"/>
          <w:marTop w:val="0"/>
          <w:marBottom w:val="0"/>
          <w:divBdr>
            <w:top w:val="none" w:sz="0" w:space="0" w:color="auto"/>
            <w:left w:val="none" w:sz="0" w:space="0" w:color="auto"/>
            <w:bottom w:val="none" w:sz="0" w:space="0" w:color="auto"/>
            <w:right w:val="none" w:sz="0" w:space="0" w:color="auto"/>
          </w:divBdr>
        </w:div>
        <w:div w:id="2054186349">
          <w:marLeft w:val="1166"/>
          <w:marRight w:val="0"/>
          <w:marTop w:val="0"/>
          <w:marBottom w:val="0"/>
          <w:divBdr>
            <w:top w:val="none" w:sz="0" w:space="0" w:color="auto"/>
            <w:left w:val="none" w:sz="0" w:space="0" w:color="auto"/>
            <w:bottom w:val="none" w:sz="0" w:space="0" w:color="auto"/>
            <w:right w:val="none" w:sz="0" w:space="0" w:color="auto"/>
          </w:divBdr>
        </w:div>
        <w:div w:id="1293243608">
          <w:marLeft w:val="1166"/>
          <w:marRight w:val="0"/>
          <w:marTop w:val="0"/>
          <w:marBottom w:val="0"/>
          <w:divBdr>
            <w:top w:val="none" w:sz="0" w:space="0" w:color="auto"/>
            <w:left w:val="none" w:sz="0" w:space="0" w:color="auto"/>
            <w:bottom w:val="none" w:sz="0" w:space="0" w:color="auto"/>
            <w:right w:val="none" w:sz="0" w:space="0" w:color="auto"/>
          </w:divBdr>
        </w:div>
      </w:divsChild>
    </w:div>
    <w:div w:id="1947080107">
      <w:bodyDiv w:val="1"/>
      <w:marLeft w:val="0"/>
      <w:marRight w:val="0"/>
      <w:marTop w:val="0"/>
      <w:marBottom w:val="0"/>
      <w:divBdr>
        <w:top w:val="none" w:sz="0" w:space="0" w:color="auto"/>
        <w:left w:val="none" w:sz="0" w:space="0" w:color="auto"/>
        <w:bottom w:val="none" w:sz="0" w:space="0" w:color="auto"/>
        <w:right w:val="none" w:sz="0" w:space="0" w:color="auto"/>
      </w:divBdr>
    </w:div>
    <w:div w:id="1996956081">
      <w:bodyDiv w:val="1"/>
      <w:marLeft w:val="0"/>
      <w:marRight w:val="0"/>
      <w:marTop w:val="0"/>
      <w:marBottom w:val="0"/>
      <w:divBdr>
        <w:top w:val="none" w:sz="0" w:space="0" w:color="auto"/>
        <w:left w:val="none" w:sz="0" w:space="0" w:color="auto"/>
        <w:bottom w:val="none" w:sz="0" w:space="0" w:color="auto"/>
        <w:right w:val="none" w:sz="0" w:space="0" w:color="auto"/>
      </w:divBdr>
      <w:divsChild>
        <w:div w:id="90130507">
          <w:marLeft w:val="720"/>
          <w:marRight w:val="0"/>
          <w:marTop w:val="96"/>
          <w:marBottom w:val="0"/>
          <w:divBdr>
            <w:top w:val="none" w:sz="0" w:space="0" w:color="auto"/>
            <w:left w:val="none" w:sz="0" w:space="0" w:color="auto"/>
            <w:bottom w:val="none" w:sz="0" w:space="0" w:color="auto"/>
            <w:right w:val="none" w:sz="0" w:space="0" w:color="auto"/>
          </w:divBdr>
        </w:div>
      </w:divsChild>
    </w:div>
    <w:div w:id="2058578737">
      <w:bodyDiv w:val="1"/>
      <w:marLeft w:val="0"/>
      <w:marRight w:val="0"/>
      <w:marTop w:val="0"/>
      <w:marBottom w:val="0"/>
      <w:divBdr>
        <w:top w:val="none" w:sz="0" w:space="0" w:color="auto"/>
        <w:left w:val="none" w:sz="0" w:space="0" w:color="auto"/>
        <w:bottom w:val="none" w:sz="0" w:space="0" w:color="auto"/>
        <w:right w:val="none" w:sz="0" w:space="0" w:color="auto"/>
      </w:divBdr>
    </w:div>
    <w:div w:id="2065716613">
      <w:bodyDiv w:val="1"/>
      <w:marLeft w:val="0"/>
      <w:marRight w:val="0"/>
      <w:marTop w:val="0"/>
      <w:marBottom w:val="0"/>
      <w:divBdr>
        <w:top w:val="none" w:sz="0" w:space="0" w:color="auto"/>
        <w:left w:val="none" w:sz="0" w:space="0" w:color="auto"/>
        <w:bottom w:val="none" w:sz="0" w:space="0" w:color="auto"/>
        <w:right w:val="none" w:sz="0" w:space="0" w:color="auto"/>
      </w:divBdr>
      <w:divsChild>
        <w:div w:id="134611214">
          <w:marLeft w:val="1166"/>
          <w:marRight w:val="0"/>
          <w:marTop w:val="134"/>
          <w:marBottom w:val="0"/>
          <w:divBdr>
            <w:top w:val="none" w:sz="0" w:space="0" w:color="auto"/>
            <w:left w:val="none" w:sz="0" w:space="0" w:color="auto"/>
            <w:bottom w:val="none" w:sz="0" w:space="0" w:color="auto"/>
            <w:right w:val="none" w:sz="0" w:space="0" w:color="auto"/>
          </w:divBdr>
        </w:div>
        <w:div w:id="436415252">
          <w:marLeft w:val="547"/>
          <w:marRight w:val="0"/>
          <w:marTop w:val="154"/>
          <w:marBottom w:val="0"/>
          <w:divBdr>
            <w:top w:val="none" w:sz="0" w:space="0" w:color="auto"/>
            <w:left w:val="none" w:sz="0" w:space="0" w:color="auto"/>
            <w:bottom w:val="none" w:sz="0" w:space="0" w:color="auto"/>
            <w:right w:val="none" w:sz="0" w:space="0" w:color="auto"/>
          </w:divBdr>
        </w:div>
        <w:div w:id="1240093381">
          <w:marLeft w:val="1166"/>
          <w:marRight w:val="0"/>
          <w:marTop w:val="134"/>
          <w:marBottom w:val="0"/>
          <w:divBdr>
            <w:top w:val="none" w:sz="0" w:space="0" w:color="auto"/>
            <w:left w:val="none" w:sz="0" w:space="0" w:color="auto"/>
            <w:bottom w:val="none" w:sz="0" w:space="0" w:color="auto"/>
            <w:right w:val="none" w:sz="0" w:space="0" w:color="auto"/>
          </w:divBdr>
        </w:div>
        <w:div w:id="1735203391">
          <w:marLeft w:val="1166"/>
          <w:marRight w:val="0"/>
          <w:marTop w:val="134"/>
          <w:marBottom w:val="0"/>
          <w:divBdr>
            <w:top w:val="none" w:sz="0" w:space="0" w:color="auto"/>
            <w:left w:val="none" w:sz="0" w:space="0" w:color="auto"/>
            <w:bottom w:val="none" w:sz="0" w:space="0" w:color="auto"/>
            <w:right w:val="none" w:sz="0" w:space="0" w:color="auto"/>
          </w:divBdr>
        </w:div>
        <w:div w:id="1854416268">
          <w:marLeft w:val="547"/>
          <w:marRight w:val="0"/>
          <w:marTop w:val="154"/>
          <w:marBottom w:val="0"/>
          <w:divBdr>
            <w:top w:val="none" w:sz="0" w:space="0" w:color="auto"/>
            <w:left w:val="none" w:sz="0" w:space="0" w:color="auto"/>
            <w:bottom w:val="none" w:sz="0" w:space="0" w:color="auto"/>
            <w:right w:val="none" w:sz="0" w:space="0" w:color="auto"/>
          </w:divBdr>
        </w:div>
        <w:div w:id="2138795443">
          <w:marLeft w:val="1166"/>
          <w:marRight w:val="0"/>
          <w:marTop w:val="134"/>
          <w:marBottom w:val="0"/>
          <w:divBdr>
            <w:top w:val="none" w:sz="0" w:space="0" w:color="auto"/>
            <w:left w:val="none" w:sz="0" w:space="0" w:color="auto"/>
            <w:bottom w:val="none" w:sz="0" w:space="0" w:color="auto"/>
            <w:right w:val="none" w:sz="0" w:space="0" w:color="auto"/>
          </w:divBdr>
        </w:div>
      </w:divsChild>
    </w:div>
    <w:div w:id="2093744837">
      <w:bodyDiv w:val="1"/>
      <w:marLeft w:val="0"/>
      <w:marRight w:val="0"/>
      <w:marTop w:val="0"/>
      <w:marBottom w:val="0"/>
      <w:divBdr>
        <w:top w:val="none" w:sz="0" w:space="0" w:color="auto"/>
        <w:left w:val="none" w:sz="0" w:space="0" w:color="auto"/>
        <w:bottom w:val="none" w:sz="0" w:space="0" w:color="auto"/>
        <w:right w:val="none" w:sz="0" w:space="0" w:color="auto"/>
      </w:divBdr>
    </w:div>
    <w:div w:id="2144537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xmlns.com/foaf/spec/" TargetMode="External"/><Relationship Id="rId26" Type="http://schemas.openxmlformats.org/officeDocument/2006/relationships/hyperlink" Target="http://www.w3.org/TR/2013/WD-vocab-dcat-20130312/" TargetMode="External"/><Relationship Id="rId39" Type="http://schemas.openxmlformats.org/officeDocument/2006/relationships/hyperlink" Target="https://www.w3.org/TR/vocab-dcat-2/%23Class:Relationship" TargetMode="External"/><Relationship Id="rId21" Type="http://schemas.openxmlformats.org/officeDocument/2006/relationships/hyperlink" Target="http://www.w3.org/TR/2013/WD-vocab-dcat-20130312/" TargetMode="External"/><Relationship Id="rId34" Type="http://schemas.openxmlformats.org/officeDocument/2006/relationships/hyperlink" Target="http://www.w3.org/TR/2014/NOTE-vcard-rdf-20140522/" TargetMode="External"/><Relationship Id="rId42" Type="http://schemas.openxmlformats.org/officeDocument/2006/relationships/hyperlink" Target="http://dublincore.org/documents/dcmi-terms/" TargetMode="External"/><Relationship Id="rId47" Type="http://schemas.openxmlformats.org/officeDocument/2006/relationships/hyperlink" Target="http://publications.europa.eu/resource/authority/file-type" TargetMode="External"/><Relationship Id="rId50" Type="http://schemas.openxmlformats.org/officeDocument/2006/relationships/hyperlink" Target="http://publications.europa.eu/resource/authority/continent/" TargetMode="External"/><Relationship Id="rId55" Type="http://schemas.openxmlformats.org/officeDocument/2006/relationships/hyperlink" Target="http://purl.org/adms/publishertyp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3.org/TR/2013/WD-vocab-dcat-20130312/" TargetMode="External"/><Relationship Id="rId29" Type="http://schemas.openxmlformats.org/officeDocument/2006/relationships/hyperlink" Target="https://www.w3.org/TR/vocab-dcat-2/%23Class:Data_Service" TargetMode="External"/><Relationship Id="rId41" Type="http://schemas.openxmlformats.org/officeDocument/2006/relationships/hyperlink" Target="https://www.w3.org/TR/vocab-dcat-2/%23Class:Role" TargetMode="External"/><Relationship Id="rId54" Type="http://schemas.openxmlformats.org/officeDocument/2006/relationships/hyperlink" Target="http://purl.org/adms/statu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www.w3.org/TR/2013/WD-vocab-dcat-20130312/" TargetMode="External"/><Relationship Id="rId32" Type="http://schemas.openxmlformats.org/officeDocument/2006/relationships/hyperlink" Target="http://dublincore.org/documents/dcmi-terms/" TargetMode="External"/><Relationship Id="rId37" Type="http://schemas.openxmlformats.org/officeDocument/2006/relationships/hyperlink" Target="http://dublincore.org/documents/dcmi-terms/" TargetMode="External"/><Relationship Id="rId40" Type="http://schemas.openxmlformats.org/officeDocument/2006/relationships/hyperlink" Target="http://dublincore.org/documents/dcmi-terms/" TargetMode="External"/><Relationship Id="rId45" Type="http://schemas.openxmlformats.org/officeDocument/2006/relationships/hyperlink" Target="http://www.iana.org/assignments/media-types/media-types.xhtml" TargetMode="External"/><Relationship Id="rId53" Type="http://schemas.openxmlformats.org/officeDocument/2006/relationships/hyperlink" Target="http://sws.geonames.org/" TargetMode="External"/><Relationship Id="rId58" Type="http://schemas.openxmlformats.org/officeDocument/2006/relationships/header" Target="header5.xml"/><Relationship Id="rId66"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www.w3.org/TR/rdf-schema/" TargetMode="External"/><Relationship Id="rId28" Type="http://schemas.openxmlformats.org/officeDocument/2006/relationships/hyperlink" Target="http://www.w3.org/TR/2013/WD-vocab-dcat-20130312/" TargetMode="External"/><Relationship Id="rId36" Type="http://schemas.openxmlformats.org/officeDocument/2006/relationships/hyperlink" Target="http://dublincore.org/documents/dcmi-terms/" TargetMode="External"/><Relationship Id="rId49" Type="http://schemas.openxmlformats.org/officeDocument/2006/relationships/hyperlink" Target="http://publications.europa.eu/resource/authority/corporate-body" TargetMode="External"/><Relationship Id="rId57" Type="http://schemas.openxmlformats.org/officeDocument/2006/relationships/header" Target="header4.xml"/><Relationship Id="rId61"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www.w3.org/TR/vocab-org/" TargetMode="External"/><Relationship Id="rId31" Type="http://schemas.openxmlformats.org/officeDocument/2006/relationships/hyperlink" Target="http://xmlns.com/foaf/spec/" TargetMode="External"/><Relationship Id="rId44" Type="http://schemas.openxmlformats.org/officeDocument/2006/relationships/hyperlink" Target="http://dublincore.org/documents/dcmi-terms/" TargetMode="External"/><Relationship Id="rId52" Type="http://schemas.openxmlformats.org/officeDocument/2006/relationships/hyperlink" Target="http://publications.europa.eu/resource/authority/place/" TargetMode="External"/><Relationship Id="rId60" Type="http://schemas.openxmlformats.org/officeDocument/2006/relationships/header" Target="header6.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emf"/><Relationship Id="rId22" Type="http://schemas.openxmlformats.org/officeDocument/2006/relationships/hyperlink" Target="http://www.w3.org/TR/rdf-concepts/" TargetMode="External"/><Relationship Id="rId27" Type="http://schemas.openxmlformats.org/officeDocument/2006/relationships/hyperlink" Target="http://dublincore.org/documents/2012/06/14/dcmi-terms/?v=terms" TargetMode="External"/><Relationship Id="rId30" Type="http://schemas.openxmlformats.org/officeDocument/2006/relationships/hyperlink" Target="http://spdx.org/rdf/terms" TargetMode="External"/><Relationship Id="rId35" Type="http://schemas.openxmlformats.org/officeDocument/2006/relationships/hyperlink" Target="http://dublincore.org/documents/dcmi-terms/" TargetMode="External"/><Relationship Id="rId43" Type="http://schemas.openxmlformats.org/officeDocument/2006/relationships/hyperlink" Target="http://www.w3.org/TR/vocab-adms/" TargetMode="External"/><Relationship Id="rId48" Type="http://schemas.openxmlformats.org/officeDocument/2006/relationships/hyperlink" Target="http://publications.europa.eu/resource/authority/language" TargetMode="External"/><Relationship Id="rId56" Type="http://schemas.openxmlformats.org/officeDocument/2006/relationships/hyperlink" Target="http://purl.org/adms/licencetype/" TargetMode="External"/><Relationship Id="rId64" Type="http://schemas.microsoft.com/office/2011/relationships/commentsExtended" Target="commentsExtended.xml"/><Relationship Id="rId8" Type="http://schemas.openxmlformats.org/officeDocument/2006/relationships/header" Target="header1.xml"/><Relationship Id="rId51" Type="http://schemas.openxmlformats.org/officeDocument/2006/relationships/hyperlink" Target="http://publications.europa.eu/resource/authority/country"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hyperlink" Target="http://www.w3.org/TR/2013/WD-vocab-dcat-20130312/" TargetMode="External"/><Relationship Id="rId33" Type="http://schemas.openxmlformats.org/officeDocument/2006/relationships/hyperlink" Target="http://www.w3.org/TR/vocab-adms/" TargetMode="External"/><Relationship Id="rId38" Type="http://schemas.openxmlformats.org/officeDocument/2006/relationships/hyperlink" Target="http://www.w3.org/TR/vocab-adms/" TargetMode="External"/><Relationship Id="rId46" Type="http://schemas.openxmlformats.org/officeDocument/2006/relationships/hyperlink" Target="http://publications.europa.eu/resource/authority/frequency" TargetMode="External"/><Relationship Id="rId59"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www.easyway-its.eu" TargetMode="External"/><Relationship Id="rId2" Type="http://schemas.openxmlformats.org/officeDocument/2006/relationships/image" Target="media/image4.png"/><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8" Type="http://schemas.openxmlformats.org/officeDocument/2006/relationships/hyperlink" Target="https://publications.europa.eu/en/web/eu-vocabularies/at-dataset/-/resource/dataset/file-type%20" TargetMode="External"/><Relationship Id="rId13" Type="http://schemas.openxmlformats.org/officeDocument/2006/relationships/hyperlink" Target="https://publications.europa.eu/en/web/eu-vocabularies/at-dataset/-/resource/dataset/place" TargetMode="External"/><Relationship Id="rId3" Type="http://schemas.openxmlformats.org/officeDocument/2006/relationships/hyperlink" Target="http://www.datacite.org/" TargetMode="External"/><Relationship Id="rId7" Type="http://schemas.openxmlformats.org/officeDocument/2006/relationships/hyperlink" Target="http://publications.europa.eu/mdr/authority/frequency" TargetMode="External"/><Relationship Id="rId12" Type="http://schemas.openxmlformats.org/officeDocument/2006/relationships/hyperlink" Target="https://publications.europa.eu/en/web/eu-vocabularies/at-dataset/-/resource/dataset/country" TargetMode="External"/><Relationship Id="rId2" Type="http://schemas.openxmlformats.org/officeDocument/2006/relationships/hyperlink" Target="http://archive.stsci.edu/pub_dsn.html" TargetMode="External"/><Relationship Id="rId1" Type="http://schemas.openxmlformats.org/officeDocument/2006/relationships/hyperlink" Target="https://joinup.ec.europa.eu/solution/core-location-vocabulary" TargetMode="External"/><Relationship Id="rId6" Type="http://schemas.openxmlformats.org/officeDocument/2006/relationships/hyperlink" Target="https://w3id.org/" TargetMode="External"/><Relationship Id="rId11" Type="http://schemas.openxmlformats.org/officeDocument/2006/relationships/hyperlink" Target="https://publications.europa.eu/en/web/eu-vocabularies/at-dataset/-/resource/dataset/continent" TargetMode="External"/><Relationship Id="rId5" Type="http://schemas.openxmlformats.org/officeDocument/2006/relationships/hyperlink" Target="http://n2t.net/ezid" TargetMode="External"/><Relationship Id="rId10" Type="http://schemas.openxmlformats.org/officeDocument/2006/relationships/hyperlink" Target="https://publications.europa.eu/en/web/eu-vocabularies/at-dataset/-/resource/dataset/corporate-body/" TargetMode="External"/><Relationship Id="rId4" Type="http://schemas.openxmlformats.org/officeDocument/2006/relationships/hyperlink" Target="http://www.doi.org/" TargetMode="External"/><Relationship Id="rId9" Type="http://schemas.openxmlformats.org/officeDocument/2006/relationships/hyperlink" Target="https://publications.europa.eu/en/web/eu-vocabularies/at-dataset/-/resource/dataset/language/" TargetMode="External"/><Relationship Id="rId14" Type="http://schemas.openxmlformats.org/officeDocument/2006/relationships/hyperlink" Target="https://joinup.ec.europa.eu/solution/asset-description-metadata-schema-ad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EW%20word%20template.dot"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19033-F41D-4700-B0A7-B423E9439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EW word template.dot</Template>
  <TotalTime>0</TotalTime>
  <Pages>49</Pages>
  <Words>10490</Words>
  <Characters>66089</Characters>
  <Application>Microsoft Office Word</Application>
  <DocSecurity>0</DocSecurity>
  <Lines>550</Lines>
  <Paragraphs>152</Paragraphs>
  <ScaleCrop>false</ScaleCrop>
  <HeadingPairs>
    <vt:vector size="4" baseType="variant">
      <vt:variant>
        <vt:lpstr>Titel</vt:lpstr>
      </vt:variant>
      <vt:variant>
        <vt:i4>1</vt:i4>
      </vt:variant>
      <vt:variant>
        <vt:lpstr>Rubrik</vt:lpstr>
      </vt:variant>
      <vt:variant>
        <vt:i4>1</vt:i4>
      </vt:variant>
    </vt:vector>
  </HeadingPairs>
  <TitlesOfParts>
    <vt:vector size="2" baseType="lpstr">
      <vt:lpstr>Document</vt:lpstr>
      <vt:lpstr>Document</vt:lpstr>
    </vt:vector>
  </TitlesOfParts>
  <Company>Gruppo Sina</Company>
  <LinksUpToDate>false</LinksUpToDate>
  <CharactersWithSpaces>76427</CharactersWithSpaces>
  <SharedDoc>false</SharedDoc>
  <HLinks>
    <vt:vector size="96" baseType="variant">
      <vt:variant>
        <vt:i4>1507454</vt:i4>
      </vt:variant>
      <vt:variant>
        <vt:i4>78</vt:i4>
      </vt:variant>
      <vt:variant>
        <vt:i4>0</vt:i4>
      </vt:variant>
      <vt:variant>
        <vt:i4>5</vt:i4>
      </vt:variant>
      <vt:variant>
        <vt:lpwstr>mailto:niall.hayden@tii.ie</vt:lpwstr>
      </vt:variant>
      <vt:variant>
        <vt:lpwstr/>
      </vt:variant>
      <vt:variant>
        <vt:i4>4128768</vt:i4>
      </vt:variant>
      <vt:variant>
        <vt:i4>75</vt:i4>
      </vt:variant>
      <vt:variant>
        <vt:i4>0</vt:i4>
      </vt:variant>
      <vt:variant>
        <vt:i4>5</vt:i4>
      </vt:variant>
      <vt:variant>
        <vt:lpwstr>mailto:David.Laoide-Kemp@tii.ie</vt:lpwstr>
      </vt:variant>
      <vt:variant>
        <vt:lpwstr/>
      </vt:variant>
      <vt:variant>
        <vt:i4>524336</vt:i4>
      </vt:variant>
      <vt:variant>
        <vt:i4>72</vt:i4>
      </vt:variant>
      <vt:variant>
        <vt:i4>0</vt:i4>
      </vt:variant>
      <vt:variant>
        <vt:i4>5</vt:i4>
      </vt:variant>
      <vt:variant>
        <vt:lpwstr>mailto:steve.narroway@highwaysengland.co.uk</vt:lpwstr>
      </vt:variant>
      <vt:variant>
        <vt:lpwstr/>
      </vt:variant>
      <vt:variant>
        <vt:i4>5701740</vt:i4>
      </vt:variant>
      <vt:variant>
        <vt:i4>69</vt:i4>
      </vt:variant>
      <vt:variant>
        <vt:i4>0</vt:i4>
      </vt:variant>
      <vt:variant>
        <vt:i4>5</vt:i4>
      </vt:variant>
      <vt:variant>
        <vt:lpwstr>mailto:jfl@vd.dk</vt:lpwstr>
      </vt:variant>
      <vt:variant>
        <vt:lpwstr/>
      </vt:variant>
      <vt:variant>
        <vt:i4>6750210</vt:i4>
      </vt:variant>
      <vt:variant>
        <vt:i4>66</vt:i4>
      </vt:variant>
      <vt:variant>
        <vt:i4>0</vt:i4>
      </vt:variant>
      <vt:variant>
        <vt:i4>5</vt:i4>
      </vt:variant>
      <vt:variant>
        <vt:lpwstr>mailto:tommi.arola@trafi.fi</vt:lpwstr>
      </vt:variant>
      <vt:variant>
        <vt:lpwstr/>
      </vt:variant>
      <vt:variant>
        <vt:i4>4390965</vt:i4>
      </vt:variant>
      <vt:variant>
        <vt:i4>63</vt:i4>
      </vt:variant>
      <vt:variant>
        <vt:i4>0</vt:i4>
      </vt:variant>
      <vt:variant>
        <vt:i4>5</vt:i4>
      </vt:variant>
      <vt:variant>
        <vt:lpwstr>mailto:Jari.Myllarinen@liikennevirasto.fi</vt:lpwstr>
      </vt:variant>
      <vt:variant>
        <vt:lpwstr/>
      </vt:variant>
      <vt:variant>
        <vt:i4>7667713</vt:i4>
      </vt:variant>
      <vt:variant>
        <vt:i4>60</vt:i4>
      </vt:variant>
      <vt:variant>
        <vt:i4>0</vt:i4>
      </vt:variant>
      <vt:variant>
        <vt:i4>5</vt:i4>
      </vt:variant>
      <vt:variant>
        <vt:lpwstr>mailto:clas.roberg@trafikverket.se</vt:lpwstr>
      </vt:variant>
      <vt:variant>
        <vt:lpwstr/>
      </vt:variant>
      <vt:variant>
        <vt:i4>589940</vt:i4>
      </vt:variant>
      <vt:variant>
        <vt:i4>57</vt:i4>
      </vt:variant>
      <vt:variant>
        <vt:i4>0</vt:i4>
      </vt:variant>
      <vt:variant>
        <vt:i4>5</vt:i4>
      </vt:variant>
      <vt:variant>
        <vt:lpwstr>mailto:loic.blaive@cerema.fr</vt:lpwstr>
      </vt:variant>
      <vt:variant>
        <vt:lpwstr/>
      </vt:variant>
      <vt:variant>
        <vt:i4>4915262</vt:i4>
      </vt:variant>
      <vt:variant>
        <vt:i4>54</vt:i4>
      </vt:variant>
      <vt:variant>
        <vt:i4>0</vt:i4>
      </vt:variant>
      <vt:variant>
        <vt:i4>5</vt:i4>
      </vt:variant>
      <vt:variant>
        <vt:lpwstr>mailto:enrico.ferrante@autovie.it</vt:lpwstr>
      </vt:variant>
      <vt:variant>
        <vt:lpwstr/>
      </vt:variant>
      <vt:variant>
        <vt:i4>3997725</vt:i4>
      </vt:variant>
      <vt:variant>
        <vt:i4>51</vt:i4>
      </vt:variant>
      <vt:variant>
        <vt:i4>0</vt:i4>
      </vt:variant>
      <vt:variant>
        <vt:i4>5</vt:i4>
      </vt:variant>
      <vt:variant>
        <vt:lpwstr>mailto:ansorge@bast.de</vt:lpwstr>
      </vt:variant>
      <vt:variant>
        <vt:lpwstr/>
      </vt:variant>
      <vt:variant>
        <vt:i4>1966199</vt:i4>
      </vt:variant>
      <vt:variant>
        <vt:i4>48</vt:i4>
      </vt:variant>
      <vt:variant>
        <vt:i4>0</vt:i4>
      </vt:variant>
      <vt:variant>
        <vt:i4>5</vt:i4>
      </vt:variant>
      <vt:variant>
        <vt:lpwstr>mailto:germina.ristea@gmail.com</vt:lpwstr>
      </vt:variant>
      <vt:variant>
        <vt:lpwstr/>
      </vt:variant>
      <vt:variant>
        <vt:i4>1114150</vt:i4>
      </vt:variant>
      <vt:variant>
        <vt:i4>45</vt:i4>
      </vt:variant>
      <vt:variant>
        <vt:i4>0</vt:i4>
      </vt:variant>
      <vt:variant>
        <vt:i4>5</vt:i4>
      </vt:variant>
      <vt:variant>
        <vt:lpwstr>mailto:mihai.niculescu@its-romania.ro</vt:lpwstr>
      </vt:variant>
      <vt:variant>
        <vt:lpwstr/>
      </vt:variant>
      <vt:variant>
        <vt:i4>2359369</vt:i4>
      </vt:variant>
      <vt:variant>
        <vt:i4>42</vt:i4>
      </vt:variant>
      <vt:variant>
        <vt:i4>0</vt:i4>
      </vt:variant>
      <vt:variant>
        <vt:i4>5</vt:i4>
      </vt:variant>
      <vt:variant>
        <vt:lpwstr>mailto:rui.ribeiro@estradas.pt</vt:lpwstr>
      </vt:variant>
      <vt:variant>
        <vt:lpwstr/>
      </vt:variant>
      <vt:variant>
        <vt:i4>327794</vt:i4>
      </vt:variant>
      <vt:variant>
        <vt:i4>39</vt:i4>
      </vt:variant>
      <vt:variant>
        <vt:i4>0</vt:i4>
      </vt:variant>
      <vt:variant>
        <vt:i4>5</vt:i4>
      </vt:variant>
      <vt:variant>
        <vt:lpwstr>mailto:r.jorna@mobycon.nl</vt:lpwstr>
      </vt:variant>
      <vt:variant>
        <vt:lpwstr/>
      </vt:variant>
      <vt:variant>
        <vt:i4>6422550</vt:i4>
      </vt:variant>
      <vt:variant>
        <vt:i4>36</vt:i4>
      </vt:variant>
      <vt:variant>
        <vt:i4>0</vt:i4>
      </vt:variant>
      <vt:variant>
        <vt:i4>5</vt:i4>
      </vt:variant>
      <vt:variant>
        <vt:lpwstr>mailto:louis.hendriks@rws.nl</vt:lpwstr>
      </vt:variant>
      <vt:variant>
        <vt:lpwstr/>
      </vt:variant>
      <vt:variant>
        <vt:i4>6488107</vt:i4>
      </vt:variant>
      <vt:variant>
        <vt:i4>0</vt:i4>
      </vt:variant>
      <vt:variant>
        <vt:i4>0</vt:i4>
      </vt:variant>
      <vt:variant>
        <vt:i4>5</vt:i4>
      </vt:variant>
      <vt:variant>
        <vt:lpwstr>http://www.easyway-its.eu/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creator>EasyWay</dc:creator>
  <cp:lastModifiedBy>lubrich</cp:lastModifiedBy>
  <cp:revision>3</cp:revision>
  <cp:lastPrinted>2019-11-15T17:14:00Z</cp:lastPrinted>
  <dcterms:created xsi:type="dcterms:W3CDTF">2020-05-07T07:55:00Z</dcterms:created>
  <dcterms:modified xsi:type="dcterms:W3CDTF">2020-05-07T07:55:00Z</dcterms:modified>
</cp:coreProperties>
</file>